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ED29FF" w14:textId="77777777" w:rsidR="00DF743C" w:rsidRPr="00CD3723" w:rsidRDefault="00DF743C" w:rsidP="00175D9A">
      <w:pPr>
        <w:spacing w:after="240" w:line="240" w:lineRule="auto"/>
      </w:pPr>
    </w:p>
    <w:p w14:paraId="4E70F7DF" w14:textId="77777777" w:rsidR="00DF743C" w:rsidRPr="00CD3723" w:rsidRDefault="00DF743C" w:rsidP="00175D9A">
      <w:pPr>
        <w:spacing w:after="240" w:line="240" w:lineRule="auto"/>
      </w:pPr>
    </w:p>
    <w:p w14:paraId="5EE216DA" w14:textId="77777777" w:rsidR="00DF743C" w:rsidRPr="00CD3723" w:rsidRDefault="00DF743C" w:rsidP="00175D9A">
      <w:pPr>
        <w:spacing w:after="240" w:line="240" w:lineRule="auto"/>
      </w:pPr>
    </w:p>
    <w:p w14:paraId="2293982B" w14:textId="77777777" w:rsidR="00DF743C" w:rsidRPr="00CD3723" w:rsidRDefault="00DF743C" w:rsidP="00175D9A">
      <w:pPr>
        <w:spacing w:after="240" w:line="240" w:lineRule="auto"/>
      </w:pPr>
    </w:p>
    <w:p w14:paraId="13415D79" w14:textId="77777777" w:rsidR="00DF743C" w:rsidRPr="00CD3723" w:rsidRDefault="00DF743C" w:rsidP="00175D9A">
      <w:pPr>
        <w:spacing w:after="240" w:line="240" w:lineRule="auto"/>
      </w:pPr>
    </w:p>
    <w:p w14:paraId="4DABB91B" w14:textId="77777777" w:rsidR="00DF743C" w:rsidRPr="00CD3723" w:rsidRDefault="00DF743C" w:rsidP="00175D9A">
      <w:pPr>
        <w:spacing w:after="240" w:line="240" w:lineRule="auto"/>
      </w:pPr>
    </w:p>
    <w:p w14:paraId="4FE92BF5" w14:textId="77777777" w:rsidR="00DF743C" w:rsidRPr="00CD3723" w:rsidRDefault="00DF743C" w:rsidP="00175D9A">
      <w:pPr>
        <w:spacing w:after="240" w:line="240" w:lineRule="auto"/>
      </w:pPr>
    </w:p>
    <w:p w14:paraId="3F48261A" w14:textId="77777777" w:rsidR="00DF743C" w:rsidRPr="00CD3723" w:rsidRDefault="00DF743C" w:rsidP="00175D9A">
      <w:pPr>
        <w:spacing w:after="240" w:line="240" w:lineRule="auto"/>
      </w:pPr>
    </w:p>
    <w:p w14:paraId="4DEA93F4" w14:textId="77777777" w:rsidR="00DF743C" w:rsidRPr="00CD3723" w:rsidRDefault="00DF743C" w:rsidP="00175D9A">
      <w:pPr>
        <w:spacing w:after="240" w:line="240" w:lineRule="auto"/>
      </w:pPr>
    </w:p>
    <w:p w14:paraId="3B3ACFAF" w14:textId="77777777" w:rsidR="00DF743C" w:rsidRPr="00CD3723" w:rsidRDefault="00DF743C" w:rsidP="00175D9A">
      <w:pPr>
        <w:spacing w:after="240" w:line="240" w:lineRule="auto"/>
      </w:pPr>
    </w:p>
    <w:p w14:paraId="5A3E3075" w14:textId="77777777" w:rsidR="00DF743C" w:rsidRPr="00CD3723" w:rsidRDefault="00DF743C" w:rsidP="00175D9A">
      <w:pPr>
        <w:spacing w:after="240" w:line="240" w:lineRule="auto"/>
      </w:pPr>
    </w:p>
    <w:p w14:paraId="1ED5E813" w14:textId="77777777" w:rsidR="00DF743C" w:rsidRPr="00CD3723" w:rsidRDefault="00DF743C" w:rsidP="00175D9A">
      <w:pPr>
        <w:spacing w:after="240" w:line="240" w:lineRule="auto"/>
      </w:pPr>
    </w:p>
    <w:p w14:paraId="0F34E624" w14:textId="77777777" w:rsidR="00DF743C" w:rsidRPr="00CD3723" w:rsidRDefault="00DF743C" w:rsidP="00175D9A">
      <w:pPr>
        <w:spacing w:after="240" w:line="240" w:lineRule="auto"/>
      </w:pPr>
    </w:p>
    <w:p w14:paraId="7B6DA042" w14:textId="77777777" w:rsidR="00DF743C" w:rsidRPr="00CD3723" w:rsidRDefault="00DF743C" w:rsidP="00175D9A">
      <w:pPr>
        <w:spacing w:after="240" w:line="240" w:lineRule="auto"/>
      </w:pPr>
    </w:p>
    <w:p w14:paraId="37A9F21F" w14:textId="77777777" w:rsidR="00DF743C" w:rsidRPr="00CD3723" w:rsidRDefault="00DF743C" w:rsidP="00175D9A">
      <w:pPr>
        <w:spacing w:after="240" w:line="240" w:lineRule="auto"/>
      </w:pPr>
    </w:p>
    <w:p w14:paraId="0DBA69B4" w14:textId="77777777" w:rsidR="00DF743C" w:rsidRPr="00CD3723" w:rsidRDefault="00DF743C" w:rsidP="00175D9A">
      <w:pPr>
        <w:spacing w:after="240" w:line="240" w:lineRule="auto"/>
      </w:pPr>
    </w:p>
    <w:p w14:paraId="4375DB15" w14:textId="77777777" w:rsidR="00DF743C" w:rsidRPr="00CD3723" w:rsidRDefault="00DF743C" w:rsidP="00175D9A">
      <w:pPr>
        <w:spacing w:after="240" w:line="240" w:lineRule="auto"/>
      </w:pPr>
    </w:p>
    <w:p w14:paraId="44FC7154" w14:textId="356B6444" w:rsidR="006C5181" w:rsidRPr="00CD3723" w:rsidRDefault="006C5181" w:rsidP="00175D9A">
      <w:pPr>
        <w:spacing w:after="240" w:line="240" w:lineRule="auto"/>
        <w:rPr>
          <w:rFonts w:ascii="Open Sans" w:eastAsia="Calibri" w:hAnsi="Open Sans" w:cs="Arial"/>
          <w:b/>
          <w:bCs/>
          <w:color w:val="FFFFFF"/>
          <w:sz w:val="28"/>
          <w:szCs w:val="28"/>
        </w:rPr>
      </w:pPr>
    </w:p>
    <w:p w14:paraId="23946D06" w14:textId="77777777" w:rsidR="006C5181" w:rsidRPr="00CD3723" w:rsidRDefault="006C5181" w:rsidP="00175D9A">
      <w:pPr>
        <w:spacing w:after="240" w:line="240" w:lineRule="auto"/>
        <w:jc w:val="center"/>
        <w:rPr>
          <w:rFonts w:ascii="Open Sans" w:eastAsia="Calibri" w:hAnsi="Open Sans" w:cs="Arial"/>
          <w:b/>
          <w:bCs/>
          <w:color w:val="FFFFFF"/>
          <w:sz w:val="28"/>
          <w:szCs w:val="28"/>
        </w:rPr>
      </w:pPr>
    </w:p>
    <w:p w14:paraId="102739ED" w14:textId="4E73AB7C" w:rsidR="00DF743C" w:rsidRPr="00CD3723" w:rsidRDefault="00DF743C" w:rsidP="00175D9A">
      <w:pPr>
        <w:spacing w:after="0" w:line="240" w:lineRule="auto"/>
        <w:jc w:val="center"/>
        <w:rPr>
          <w:rFonts w:ascii="Open Sans" w:eastAsia="Calibri" w:hAnsi="Open Sans" w:cs="Arial"/>
          <w:b/>
          <w:bCs/>
          <w:color w:val="FFFFFF"/>
          <w:sz w:val="28"/>
          <w:szCs w:val="28"/>
        </w:rPr>
      </w:pPr>
      <w:r w:rsidRPr="00CD3723">
        <w:rPr>
          <w:rFonts w:ascii="Open Sans" w:eastAsia="Calibri" w:hAnsi="Open Sans" w:cs="Arial"/>
          <w:b/>
          <w:bCs/>
          <w:color w:val="FFFFFF"/>
          <w:sz w:val="28"/>
          <w:szCs w:val="28"/>
        </w:rPr>
        <w:t xml:space="preserve">MODULE </w:t>
      </w:r>
      <w:r w:rsidR="004E31C8" w:rsidRPr="00CD3723">
        <w:rPr>
          <w:rFonts w:ascii="Open Sans" w:eastAsia="Calibri" w:hAnsi="Open Sans" w:cs="Arial"/>
          <w:b/>
          <w:bCs/>
          <w:color w:val="FFFFFF"/>
          <w:sz w:val="28"/>
          <w:szCs w:val="28"/>
        </w:rPr>
        <w:t xml:space="preserve">4 </w:t>
      </w:r>
      <w:r w:rsidRPr="00CD3723">
        <w:rPr>
          <w:rFonts w:ascii="Open Sans" w:eastAsia="Calibri" w:hAnsi="Open Sans" w:cs="Arial"/>
          <w:b/>
          <w:bCs/>
          <w:color w:val="FFFFFF"/>
          <w:sz w:val="28"/>
          <w:szCs w:val="28"/>
        </w:rPr>
        <w:t xml:space="preserve">UNIT </w:t>
      </w:r>
      <w:r w:rsidR="00A67B1A" w:rsidRPr="00CD3723">
        <w:rPr>
          <w:rFonts w:ascii="Open Sans" w:eastAsia="Calibri" w:hAnsi="Open Sans" w:cs="Arial"/>
          <w:b/>
          <w:bCs/>
          <w:color w:val="FFFFFF"/>
          <w:sz w:val="28"/>
          <w:szCs w:val="28"/>
        </w:rPr>
        <w:t>3</w:t>
      </w:r>
    </w:p>
    <w:p w14:paraId="4BE5FC28" w14:textId="02567553" w:rsidR="00DF743C" w:rsidRPr="00CD3723" w:rsidRDefault="00B26AA3" w:rsidP="00175D9A">
      <w:pPr>
        <w:spacing w:after="240" w:line="240" w:lineRule="auto"/>
        <w:jc w:val="center"/>
        <w:rPr>
          <w:rFonts w:ascii="Open Sans" w:eastAsia="Calibri" w:hAnsi="Open Sans" w:cs="Times New Roman"/>
          <w:b/>
          <w:bCs/>
          <w:color w:val="FFFFFF"/>
          <w:sz w:val="28"/>
          <w:szCs w:val="28"/>
        </w:rPr>
      </w:pPr>
      <w:r w:rsidRPr="00CD3723">
        <w:rPr>
          <w:rFonts w:ascii="Open Sans" w:eastAsia="Calibri" w:hAnsi="Open Sans" w:cs="Arial"/>
          <w:b/>
          <w:bCs/>
          <w:color w:val="FFFFFF"/>
          <w:sz w:val="28"/>
          <w:szCs w:val="28"/>
        </w:rPr>
        <w:t>Assignment</w:t>
      </w:r>
    </w:p>
    <w:p w14:paraId="51077A2C" w14:textId="77777777" w:rsidR="00DF743C" w:rsidRPr="00CD3723" w:rsidRDefault="00DF743C" w:rsidP="00175D9A">
      <w:pPr>
        <w:spacing w:after="240" w:line="240" w:lineRule="auto"/>
      </w:pPr>
    </w:p>
    <w:p w14:paraId="26E6DC8D" w14:textId="77777777" w:rsidR="00DF743C" w:rsidRPr="00CD3723" w:rsidRDefault="00DF743C" w:rsidP="00175D9A">
      <w:pPr>
        <w:spacing w:after="240" w:line="240" w:lineRule="auto"/>
      </w:pPr>
      <w:r w:rsidRPr="00CD3723">
        <w:br w:type="page"/>
      </w:r>
    </w:p>
    <w:p w14:paraId="01A7DCA7" w14:textId="77777777" w:rsidR="00165708" w:rsidRPr="00CD3723" w:rsidRDefault="00165708" w:rsidP="00175D9A">
      <w:pPr>
        <w:pStyle w:val="Textbox"/>
        <w:rPr>
          <w:lang w:val="en-US"/>
        </w:rPr>
      </w:pPr>
      <w:r w:rsidRPr="00CD3723">
        <w:rPr>
          <w:lang w:val="en-US"/>
        </w:rPr>
        <w:lastRenderedPageBreak/>
        <w:t xml:space="preserve">Learning outcomes: </w:t>
      </w:r>
    </w:p>
    <w:p w14:paraId="379155B7" w14:textId="77777777" w:rsidR="004E31C8" w:rsidRPr="00CD3723" w:rsidRDefault="004E31C8" w:rsidP="00175D9A">
      <w:pPr>
        <w:pStyle w:val="Textbox"/>
        <w:rPr>
          <w:rFonts w:ascii="Times New Roman" w:hAnsi="Times New Roman"/>
          <w:lang w:val="en-US"/>
        </w:rPr>
      </w:pPr>
      <w:r w:rsidRPr="00CD3723">
        <w:rPr>
          <w:bCs/>
          <w:color w:val="000000"/>
          <w:shd w:val="clear" w:color="auto" w:fill="D9D9D9"/>
          <w:lang w:val="en-US"/>
        </w:rPr>
        <w:t>LO3:</w:t>
      </w:r>
      <w:r w:rsidRPr="00CD3723">
        <w:rPr>
          <w:color w:val="000000"/>
          <w:shd w:val="clear" w:color="auto" w:fill="D9D9D9"/>
          <w:lang w:val="en-US"/>
        </w:rPr>
        <w:t xml:space="preserve"> </w:t>
      </w:r>
      <w:r w:rsidRPr="00CD3723">
        <w:rPr>
          <w:b w:val="0"/>
          <w:color w:val="000000"/>
          <w:shd w:val="clear" w:color="auto" w:fill="D9D9D9"/>
          <w:lang w:val="en-US"/>
        </w:rPr>
        <w:t>Investigate how an organization can use robotics to achieve cost leadership, differentiation, or focus.</w:t>
      </w:r>
    </w:p>
    <w:p w14:paraId="5D921064" w14:textId="77777777" w:rsidR="004E31C8" w:rsidRPr="00CD3723" w:rsidRDefault="004E31C8" w:rsidP="00175D9A">
      <w:pPr>
        <w:pStyle w:val="Textbox"/>
        <w:rPr>
          <w:b w:val="0"/>
          <w:lang w:val="en-US"/>
        </w:rPr>
      </w:pPr>
      <w:r w:rsidRPr="00CD3723">
        <w:rPr>
          <w:bCs/>
          <w:color w:val="000000"/>
          <w:shd w:val="clear" w:color="auto" w:fill="D9D9D9"/>
          <w:lang w:val="en-US"/>
        </w:rPr>
        <w:t>LO4:</w:t>
      </w:r>
      <w:r w:rsidRPr="00CD3723">
        <w:rPr>
          <w:color w:val="000000"/>
          <w:shd w:val="clear" w:color="auto" w:fill="D9D9D9"/>
          <w:lang w:val="en-US"/>
        </w:rPr>
        <w:t xml:space="preserve"> </w:t>
      </w:r>
      <w:r w:rsidRPr="00CD3723">
        <w:rPr>
          <w:b w:val="0"/>
          <w:color w:val="000000"/>
          <w:shd w:val="clear" w:color="auto" w:fill="D9D9D9"/>
          <w:lang w:val="en-US"/>
        </w:rPr>
        <w:t>Decide if an application of robotics is appropriate in an organization.</w:t>
      </w:r>
    </w:p>
    <w:p w14:paraId="6EF2D966" w14:textId="77777777" w:rsidR="004E31C8" w:rsidRPr="00CD3723" w:rsidRDefault="004E31C8" w:rsidP="00175D9A">
      <w:pPr>
        <w:pStyle w:val="Textbox"/>
        <w:rPr>
          <w:color w:val="000000"/>
          <w:shd w:val="clear" w:color="auto" w:fill="D9D9D9"/>
          <w:lang w:val="en-US"/>
        </w:rPr>
      </w:pPr>
      <w:r w:rsidRPr="00CD3723">
        <w:rPr>
          <w:bCs/>
          <w:color w:val="000000"/>
          <w:shd w:val="clear" w:color="auto" w:fill="D9D9D9"/>
          <w:lang w:val="en-US"/>
        </w:rPr>
        <w:t xml:space="preserve">LO5: </w:t>
      </w:r>
      <w:r w:rsidRPr="00CD3723">
        <w:rPr>
          <w:b w:val="0"/>
          <w:color w:val="000000"/>
          <w:shd w:val="clear" w:color="auto" w:fill="D9D9D9"/>
          <w:lang w:val="en-US"/>
        </w:rPr>
        <w:t>Evaluate the strategic, technical, and other aspects of an application of robotics.</w:t>
      </w:r>
    </w:p>
    <w:p w14:paraId="72B9BE3A" w14:textId="3BBA238E" w:rsidR="00165708" w:rsidRPr="00CD3723" w:rsidRDefault="00165708" w:rsidP="00175D9A">
      <w:pPr>
        <w:pStyle w:val="Heading1"/>
        <w:rPr>
          <w:lang w:val="en-US"/>
        </w:rPr>
      </w:pPr>
      <w:r w:rsidRPr="00CD3723">
        <w:rPr>
          <w:lang w:val="en-US"/>
        </w:rPr>
        <w:t>Name:</w:t>
      </w:r>
    </w:p>
    <w:p w14:paraId="5AC3AEBB" w14:textId="77777777" w:rsidR="00165708" w:rsidRPr="00CD3723" w:rsidRDefault="00165708" w:rsidP="00175D9A">
      <w:pPr>
        <w:pStyle w:val="Heading2"/>
        <w:rPr>
          <w:lang w:val="en-US"/>
        </w:rPr>
      </w:pPr>
      <w:r w:rsidRPr="00CD3723">
        <w:rPr>
          <w:lang w:val="en-US"/>
        </w:rPr>
        <w:t>Instructions and guidelines (Read carefully)</w:t>
      </w:r>
    </w:p>
    <w:p w14:paraId="201318EC" w14:textId="77777777" w:rsidR="00165708" w:rsidRPr="00CD3723" w:rsidRDefault="00165708" w:rsidP="00175D9A">
      <w:pPr>
        <w:pStyle w:val="Heading3"/>
        <w:rPr>
          <w:lang w:val="en-US"/>
        </w:rPr>
      </w:pPr>
      <w:r w:rsidRPr="00CD3723">
        <w:rPr>
          <w:lang w:val="en-US"/>
        </w:rPr>
        <w:t>Instructions</w:t>
      </w:r>
    </w:p>
    <w:p w14:paraId="17AFD92C" w14:textId="0515CBD8" w:rsidR="00165708" w:rsidRPr="00CD3723" w:rsidRDefault="00165708" w:rsidP="00175D9A">
      <w:pPr>
        <w:tabs>
          <w:tab w:val="left" w:pos="2835"/>
        </w:tabs>
        <w:spacing w:after="240" w:line="240" w:lineRule="auto"/>
        <w:ind w:left="426" w:hanging="426"/>
      </w:pPr>
      <w:r w:rsidRPr="00CD3723">
        <w:t>1.</w:t>
      </w:r>
      <w:r w:rsidRPr="00CD3723">
        <w:tab/>
        <w:t xml:space="preserve">Insert your name and surname in the space provided above, as well as in the </w:t>
      </w:r>
      <w:r w:rsidRPr="00CD3723">
        <w:rPr>
          <w:b/>
        </w:rPr>
        <w:t>file name.</w:t>
      </w:r>
      <w:r w:rsidRPr="00CD3723">
        <w:t xml:space="preserve"> Save the file as: </w:t>
      </w:r>
      <w:r w:rsidRPr="00CD3723">
        <w:rPr>
          <w:b/>
        </w:rPr>
        <w:t>First name Surname M</w:t>
      </w:r>
      <w:r w:rsidR="004E31C8" w:rsidRPr="00CD3723">
        <w:rPr>
          <w:b/>
        </w:rPr>
        <w:t>4</w:t>
      </w:r>
      <w:r w:rsidRPr="00CD3723">
        <w:rPr>
          <w:b/>
        </w:rPr>
        <w:t xml:space="preserve"> U</w:t>
      </w:r>
      <w:r w:rsidR="00BB40BB" w:rsidRPr="00CD3723">
        <w:rPr>
          <w:b/>
        </w:rPr>
        <w:t>3</w:t>
      </w:r>
      <w:r w:rsidRPr="00CD3723">
        <w:rPr>
          <w:b/>
        </w:rPr>
        <w:t xml:space="preserve"> A</w:t>
      </w:r>
      <w:r w:rsidR="00A67B1A" w:rsidRPr="00CD3723">
        <w:rPr>
          <w:b/>
        </w:rPr>
        <w:t xml:space="preserve">ssignment </w:t>
      </w:r>
      <w:r w:rsidRPr="00CD3723">
        <w:rPr>
          <w:szCs w:val="21"/>
        </w:rPr>
        <w:t xml:space="preserve">– </w:t>
      </w:r>
      <w:r w:rsidRPr="00CD3723">
        <w:rPr>
          <w:rStyle w:val="Heading1Char"/>
          <w:sz w:val="21"/>
          <w:szCs w:val="21"/>
          <w:lang w:val="en-US"/>
        </w:rPr>
        <w:t>e.g.</w:t>
      </w:r>
      <w:r w:rsidR="00DC7D58" w:rsidRPr="00CD3723">
        <w:rPr>
          <w:rStyle w:val="Heading1Char"/>
          <w:sz w:val="21"/>
          <w:szCs w:val="21"/>
          <w:lang w:val="en-US"/>
        </w:rPr>
        <w:t>,</w:t>
      </w:r>
      <w:r w:rsidRPr="00CD3723">
        <w:rPr>
          <w:rStyle w:val="Heading1Char"/>
          <w:sz w:val="21"/>
          <w:szCs w:val="21"/>
          <w:lang w:val="en-US"/>
        </w:rPr>
        <w:t xml:space="preserve"> Zadie Smith M</w:t>
      </w:r>
      <w:r w:rsidR="004E31C8" w:rsidRPr="00CD3723">
        <w:rPr>
          <w:rStyle w:val="Heading1Char"/>
          <w:sz w:val="21"/>
          <w:szCs w:val="21"/>
          <w:lang w:val="en-US"/>
        </w:rPr>
        <w:t>4</w:t>
      </w:r>
      <w:r w:rsidRPr="00CD3723">
        <w:rPr>
          <w:rStyle w:val="Heading1Char"/>
          <w:sz w:val="21"/>
          <w:szCs w:val="21"/>
          <w:lang w:val="en-US"/>
        </w:rPr>
        <w:t xml:space="preserve"> U</w:t>
      </w:r>
      <w:r w:rsidR="00A67B1A" w:rsidRPr="00CD3723">
        <w:rPr>
          <w:rStyle w:val="Heading1Char"/>
          <w:sz w:val="21"/>
          <w:szCs w:val="21"/>
          <w:lang w:val="en-US"/>
        </w:rPr>
        <w:t>3</w:t>
      </w:r>
      <w:r w:rsidRPr="00CD3723">
        <w:rPr>
          <w:rStyle w:val="Heading1Char"/>
          <w:sz w:val="21"/>
          <w:szCs w:val="21"/>
          <w:lang w:val="en-US"/>
        </w:rPr>
        <w:t xml:space="preserve"> </w:t>
      </w:r>
      <w:r w:rsidR="00A67B1A" w:rsidRPr="00CD3723">
        <w:rPr>
          <w:rStyle w:val="Heading1Char"/>
          <w:sz w:val="21"/>
          <w:szCs w:val="21"/>
          <w:lang w:val="en-US"/>
        </w:rPr>
        <w:t>Assignment</w:t>
      </w:r>
      <w:r w:rsidRPr="00CD3723">
        <w:rPr>
          <w:rStyle w:val="Heading1Char"/>
          <w:sz w:val="21"/>
          <w:szCs w:val="21"/>
          <w:lang w:val="en-US"/>
        </w:rPr>
        <w:t>.</w:t>
      </w:r>
      <w:r w:rsidRPr="00CD3723">
        <w:t xml:space="preserve"> </w:t>
      </w:r>
      <w:r w:rsidRPr="00CD3723">
        <w:rPr>
          <w:b/>
        </w:rPr>
        <w:t>NB:</w:t>
      </w:r>
      <w:r w:rsidRPr="00CD3723">
        <w:t xml:space="preserve"> </w:t>
      </w:r>
      <w:r w:rsidRPr="00CD3723">
        <w:rPr>
          <w:i/>
        </w:rPr>
        <w:t>Please ensure that you use the name that appears in your participant profile on the Online Campus.</w:t>
      </w:r>
    </w:p>
    <w:p w14:paraId="502B32BE" w14:textId="77777777" w:rsidR="00165708" w:rsidRPr="00CD3723" w:rsidRDefault="00165708" w:rsidP="00175D9A">
      <w:pPr>
        <w:spacing w:after="240" w:line="240" w:lineRule="auto"/>
        <w:ind w:left="426" w:hanging="426"/>
      </w:pPr>
      <w:r w:rsidRPr="00CD3723">
        <w:t>2.</w:t>
      </w:r>
      <w:r w:rsidRPr="00CD3723">
        <w:tab/>
        <w:t xml:space="preserve">Write all your answers in this document. There is an instruction that says, “Start writing here” under each question. Please type your answer there. </w:t>
      </w:r>
    </w:p>
    <w:p w14:paraId="244680FC" w14:textId="77777777" w:rsidR="00165708" w:rsidRPr="00CD3723" w:rsidRDefault="00165708" w:rsidP="00175D9A">
      <w:pPr>
        <w:spacing w:after="240" w:line="240" w:lineRule="auto"/>
        <w:ind w:left="426" w:hanging="426"/>
      </w:pPr>
      <w:r w:rsidRPr="00CD3723">
        <w:t>3.</w:t>
      </w:r>
      <w:r w:rsidRPr="00CD3723">
        <w:tab/>
        <w:t xml:space="preserve">Submit your assignment in </w:t>
      </w:r>
      <w:r w:rsidRPr="00CD3723">
        <w:rPr>
          <w:b/>
        </w:rPr>
        <w:t>Microsoft Word only</w:t>
      </w:r>
      <w:r w:rsidRPr="00CD3723">
        <w:t xml:space="preserve">. No other file types will be accepted. </w:t>
      </w:r>
    </w:p>
    <w:p w14:paraId="3FCF14D8" w14:textId="77777777" w:rsidR="00165708" w:rsidRPr="00CD3723" w:rsidRDefault="00165708" w:rsidP="00175D9A">
      <w:pPr>
        <w:spacing w:after="240" w:line="240" w:lineRule="auto"/>
        <w:ind w:left="426" w:hanging="426"/>
      </w:pPr>
      <w:r w:rsidRPr="00CD3723">
        <w:t>4.</w:t>
      </w:r>
      <w:r w:rsidRPr="00CD3723">
        <w:tab/>
        <w:t xml:space="preserve">Do </w:t>
      </w:r>
      <w:r w:rsidRPr="00CD3723">
        <w:rPr>
          <w:b/>
        </w:rPr>
        <w:t>not delete the plagiarism declaration</w:t>
      </w:r>
      <w:r w:rsidRPr="00CD3723">
        <w:t xml:space="preserve"> or the </w:t>
      </w:r>
      <w:r w:rsidRPr="00CD3723">
        <w:rPr>
          <w:b/>
        </w:rPr>
        <w:t>assignment instructions and guidelines</w:t>
      </w:r>
      <w:r w:rsidRPr="00CD3723">
        <w:t xml:space="preserve">. They must remain in your assignment when you submit. </w:t>
      </w:r>
    </w:p>
    <w:p w14:paraId="065F7F62" w14:textId="027504A0" w:rsidR="00165708" w:rsidRPr="00CD3723" w:rsidRDefault="00165708" w:rsidP="00175D9A">
      <w:pPr>
        <w:spacing w:after="240" w:line="240" w:lineRule="auto"/>
        <w:rPr>
          <w:b/>
        </w:rPr>
      </w:pPr>
      <w:r w:rsidRPr="00CD3723">
        <w:rPr>
          <w:rStyle w:val="Heading1Char"/>
          <w:sz w:val="21"/>
          <w:szCs w:val="21"/>
          <w:lang w:val="en-US"/>
        </w:rPr>
        <w:t>PLEASE NOTE:</w:t>
      </w:r>
      <w:r w:rsidRPr="00CD3723">
        <w:rPr>
          <w:rStyle w:val="Heading5Char"/>
        </w:rPr>
        <w:t xml:space="preserve"> </w:t>
      </w:r>
      <w:r w:rsidRPr="00CD3723">
        <w:rPr>
          <w:b/>
        </w:rPr>
        <w:t xml:space="preserve">Plagiarism cases will be investigated in line with the </w:t>
      </w:r>
      <w:r w:rsidR="00D15710" w:rsidRPr="00CD3723">
        <w:rPr>
          <w:b/>
        </w:rPr>
        <w:t>t</w:t>
      </w:r>
      <w:r w:rsidRPr="00CD3723">
        <w:rPr>
          <w:b/>
        </w:rPr>
        <w:t xml:space="preserve">erms and </w:t>
      </w:r>
      <w:r w:rsidR="00D15710" w:rsidRPr="00CD3723">
        <w:rPr>
          <w:b/>
        </w:rPr>
        <w:t>c</w:t>
      </w:r>
      <w:r w:rsidRPr="00CD3723">
        <w:rPr>
          <w:b/>
        </w:rPr>
        <w:t xml:space="preserve">onditions for </w:t>
      </w:r>
      <w:r w:rsidR="00D15710" w:rsidRPr="00CD3723">
        <w:rPr>
          <w:rFonts w:eastAsia="Calibri" w:cs="Arial"/>
          <w:b/>
          <w:color w:val="000000"/>
        </w:rPr>
        <w:t>p</w:t>
      </w:r>
      <w:r w:rsidRPr="00CD3723">
        <w:rPr>
          <w:rFonts w:eastAsia="Calibri" w:cs="Arial"/>
          <w:b/>
          <w:color w:val="000000"/>
        </w:rPr>
        <w:t>articipants.</w:t>
      </w:r>
    </w:p>
    <w:p w14:paraId="18A68F12" w14:textId="77777777" w:rsidR="00165708" w:rsidRPr="00CD3723" w:rsidRDefault="00165708" w:rsidP="00175D9A">
      <w:pPr>
        <w:pStyle w:val="Textbox"/>
        <w:rPr>
          <w:lang w:val="en-US"/>
        </w:rPr>
      </w:pPr>
      <w:r w:rsidRPr="00CD3723">
        <w:rPr>
          <w:lang w:val="en-US"/>
        </w:rPr>
        <w:t xml:space="preserve">IMPORTANT NOTICE: </w:t>
      </w:r>
      <w:r w:rsidRPr="00CD3723">
        <w:rPr>
          <w:b w:val="0"/>
          <w:lang w:val="en-US"/>
        </w:rPr>
        <w:t xml:space="preserve">Please ensure that you have checked the Online Campus for the due date for this assignment. </w:t>
      </w:r>
    </w:p>
    <w:p w14:paraId="48CB6F6B" w14:textId="77777777" w:rsidR="00165708" w:rsidRPr="00CD3723" w:rsidRDefault="00165708" w:rsidP="00175D9A">
      <w:pPr>
        <w:pStyle w:val="Heading3"/>
        <w:rPr>
          <w:lang w:val="en-US"/>
        </w:rPr>
      </w:pPr>
      <w:r w:rsidRPr="00CD3723">
        <w:rPr>
          <w:lang w:val="en-US"/>
        </w:rPr>
        <w:t>Guidelines</w:t>
      </w:r>
    </w:p>
    <w:p w14:paraId="3F7E3975" w14:textId="5A18607A" w:rsidR="00165708" w:rsidRPr="00CD3723" w:rsidRDefault="00165708" w:rsidP="00175D9A">
      <w:pPr>
        <w:spacing w:after="240" w:line="240" w:lineRule="auto"/>
        <w:ind w:left="426" w:hanging="426"/>
      </w:pPr>
      <w:r w:rsidRPr="00CD3723">
        <w:t>1.</w:t>
      </w:r>
      <w:r w:rsidRPr="00CD3723">
        <w:tab/>
        <w:t xml:space="preserve">There are 4 pages and </w:t>
      </w:r>
      <w:r w:rsidR="00A67B1A" w:rsidRPr="00CD3723">
        <w:t>3</w:t>
      </w:r>
      <w:r w:rsidRPr="00CD3723">
        <w:t xml:space="preserve"> question</w:t>
      </w:r>
      <w:r w:rsidR="00A67B1A" w:rsidRPr="00CD3723">
        <w:t>s</w:t>
      </w:r>
      <w:r w:rsidRPr="00CD3723">
        <w:t xml:space="preserve"> in this assignment. </w:t>
      </w:r>
    </w:p>
    <w:p w14:paraId="686F1252" w14:textId="7DA63AD6" w:rsidR="00165708" w:rsidRPr="00CD3723" w:rsidRDefault="00165708" w:rsidP="00175D9A">
      <w:pPr>
        <w:spacing w:after="240" w:line="240" w:lineRule="auto"/>
        <w:ind w:left="426" w:hanging="426"/>
      </w:pPr>
      <w:r w:rsidRPr="00CD3723">
        <w:t>2.</w:t>
      </w:r>
      <w:r w:rsidRPr="00CD3723">
        <w:tab/>
        <w:t>Make sure that you have carefully read and fully understood the questions before answering them. Answer the questions fully but concisely and as directly as possible. Follow all specific instructions for individual questions (e.g.</w:t>
      </w:r>
      <w:r w:rsidR="00BB40BB" w:rsidRPr="00CD3723">
        <w:t>,</w:t>
      </w:r>
      <w:r w:rsidRPr="00CD3723">
        <w:t xml:space="preserve"> “list</w:t>
      </w:r>
      <w:r w:rsidR="00FB638D">
        <w:t>,</w:t>
      </w:r>
      <w:r w:rsidRPr="00CD3723">
        <w:t xml:space="preserve">” “in point form”). </w:t>
      </w:r>
    </w:p>
    <w:p w14:paraId="081EC54F" w14:textId="4EBE17C0" w:rsidR="00165708" w:rsidRPr="00CD3723" w:rsidRDefault="00165708" w:rsidP="00175D9A">
      <w:pPr>
        <w:spacing w:after="240" w:line="240" w:lineRule="auto"/>
        <w:ind w:left="426" w:hanging="426"/>
        <w:rPr>
          <w:b/>
        </w:rPr>
      </w:pPr>
      <w:r w:rsidRPr="00CD3723">
        <w:t>3.</w:t>
      </w:r>
      <w:r w:rsidRPr="00CD3723">
        <w:tab/>
        <w:t xml:space="preserve">Answer all questions in your own words. Do not copy any text from the </w:t>
      </w:r>
      <w:r w:rsidR="00A67B1A" w:rsidRPr="00CD3723">
        <w:t>casebook</w:t>
      </w:r>
      <w:r w:rsidRPr="00CD3723">
        <w:t xml:space="preserve">, readings or other sources. </w:t>
      </w:r>
      <w:r w:rsidRPr="00CD3723">
        <w:rPr>
          <w:b/>
        </w:rPr>
        <w:t>The assignment must be your own work only.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8188"/>
      </w:tblGrid>
      <w:tr w:rsidR="00165708" w:rsidRPr="00CD3723" w14:paraId="2B2472BC" w14:textId="77777777" w:rsidTr="00511663">
        <w:tc>
          <w:tcPr>
            <w:tcW w:w="9072" w:type="dxa"/>
            <w:shd w:val="clear" w:color="auto" w:fill="A6A6A6"/>
          </w:tcPr>
          <w:p w14:paraId="1F84224C" w14:textId="77777777" w:rsidR="00165708" w:rsidRPr="00CD3723" w:rsidRDefault="00165708" w:rsidP="00175D9A">
            <w:pPr>
              <w:keepNext/>
              <w:tabs>
                <w:tab w:val="left" w:pos="1312"/>
                <w:tab w:val="center" w:pos="4003"/>
              </w:tabs>
              <w:spacing w:after="240" w:line="240" w:lineRule="auto"/>
              <w:jc w:val="center"/>
              <w:rPr>
                <w:b/>
              </w:rPr>
            </w:pPr>
            <w:r w:rsidRPr="00CD3723">
              <w:rPr>
                <w:b/>
              </w:rPr>
              <w:lastRenderedPageBreak/>
              <w:t>Plagiarism declaration:</w:t>
            </w:r>
          </w:p>
        </w:tc>
      </w:tr>
      <w:tr w:rsidR="00165708" w:rsidRPr="00CD3723" w14:paraId="3CE28E50" w14:textId="77777777" w:rsidTr="00511663">
        <w:tc>
          <w:tcPr>
            <w:tcW w:w="9072" w:type="dxa"/>
          </w:tcPr>
          <w:p w14:paraId="305267D2" w14:textId="77777777" w:rsidR="00165708" w:rsidRPr="00CD3723" w:rsidRDefault="00165708" w:rsidP="00175D9A">
            <w:pPr>
              <w:keepNext/>
              <w:spacing w:after="240" w:line="240" w:lineRule="auto"/>
              <w:rPr>
                <w:b/>
              </w:rPr>
            </w:pPr>
            <w:r w:rsidRPr="00CD3723">
              <w:rPr>
                <w:b/>
              </w:rPr>
              <w:t>1. I know that plagiarism is wrong. Plagiarism is to use another’s work and pretend that it is one’s own.</w:t>
            </w:r>
          </w:p>
          <w:p w14:paraId="6465AEBD" w14:textId="77777777" w:rsidR="00165708" w:rsidRPr="00CD3723" w:rsidRDefault="00165708" w:rsidP="00175D9A">
            <w:pPr>
              <w:keepNext/>
              <w:spacing w:after="240" w:line="240" w:lineRule="auto"/>
              <w:rPr>
                <w:b/>
              </w:rPr>
            </w:pPr>
            <w:r w:rsidRPr="00CD3723">
              <w:rPr>
                <w:b/>
              </w:rPr>
              <w:t>2. This assignment is my own work.</w:t>
            </w:r>
          </w:p>
          <w:p w14:paraId="2BED857E" w14:textId="77777777" w:rsidR="00165708" w:rsidRPr="00CD3723" w:rsidRDefault="00165708" w:rsidP="00175D9A">
            <w:pPr>
              <w:keepNext/>
              <w:spacing w:after="240" w:line="240" w:lineRule="auto"/>
              <w:rPr>
                <w:b/>
              </w:rPr>
            </w:pPr>
            <w:r w:rsidRPr="00CD3723">
              <w:rPr>
                <w:b/>
              </w:rPr>
              <w:t>3. I have not allowed, and will not allow, anyone to copy my work with the intention of passing it off as his or her own work.</w:t>
            </w:r>
          </w:p>
          <w:p w14:paraId="5226FDC7" w14:textId="77777777" w:rsidR="00165708" w:rsidRPr="00CD3723" w:rsidRDefault="00165708" w:rsidP="00175D9A">
            <w:pPr>
              <w:keepNext/>
              <w:spacing w:after="240" w:line="240" w:lineRule="auto"/>
              <w:rPr>
                <w:b/>
              </w:rPr>
            </w:pPr>
            <w:r w:rsidRPr="00CD3723">
              <w:rPr>
                <w:b/>
              </w:rPr>
              <w:t>4. I acknowledge that copying someone else’s assignment (or part of it) is wrong, and declare that my assignments are my own work.</w:t>
            </w:r>
          </w:p>
        </w:tc>
      </w:tr>
    </w:tbl>
    <w:p w14:paraId="0B78F661" w14:textId="77777777" w:rsidR="00A67B1A" w:rsidRPr="00CD3723" w:rsidRDefault="00A67B1A" w:rsidP="00175D9A">
      <w:pPr>
        <w:spacing w:before="240" w:after="240" w:line="240" w:lineRule="auto"/>
        <w:rPr>
          <w:szCs w:val="21"/>
        </w:rPr>
      </w:pPr>
      <w:r w:rsidRPr="00CD3723">
        <w:rPr>
          <w:rFonts w:cs="Arial"/>
          <w:color w:val="000000"/>
          <w:szCs w:val="21"/>
        </w:rPr>
        <w:t>In the final module of this program, you will create a roadmap for using AI technologies in an organization of your choice. In each assignment included in this program, you will be required to complete activities that will inform your thinking for the completion of the final roadmap. A high-level overview of the structure for the roadmap is shown below. In this assignment, you will be working on the “Proposed initiative” section.</w:t>
      </w:r>
    </w:p>
    <w:p w14:paraId="6E4F9A44" w14:textId="7D920105" w:rsidR="00A67B1A" w:rsidRPr="00CD3723" w:rsidRDefault="00753146" w:rsidP="00175D9A">
      <w:pPr>
        <w:pStyle w:val="ListParagraph"/>
        <w:numPr>
          <w:ilvl w:val="0"/>
          <w:numId w:val="4"/>
        </w:numPr>
        <w:spacing w:after="240" w:line="240" w:lineRule="auto"/>
        <w:contextualSpacing w:val="0"/>
      </w:pPr>
      <w:r w:rsidRPr="00CD3723">
        <w:t>Executive summary</w:t>
      </w:r>
    </w:p>
    <w:p w14:paraId="09642EE1" w14:textId="77777777" w:rsidR="00753146" w:rsidRPr="00CD3723" w:rsidRDefault="00753146" w:rsidP="00175D9A">
      <w:pPr>
        <w:pStyle w:val="ListParagraph"/>
        <w:numPr>
          <w:ilvl w:val="0"/>
          <w:numId w:val="4"/>
        </w:numPr>
        <w:spacing w:after="240" w:line="240" w:lineRule="auto"/>
        <w:contextualSpacing w:val="0"/>
        <w:rPr>
          <w:bCs/>
        </w:rPr>
      </w:pPr>
      <w:r w:rsidRPr="00CD3723">
        <w:rPr>
          <w:bCs/>
        </w:rPr>
        <w:t>Current state</w:t>
      </w:r>
    </w:p>
    <w:p w14:paraId="636734FE" w14:textId="77777777" w:rsidR="00753146" w:rsidRPr="00CD3723" w:rsidRDefault="00753146" w:rsidP="00175D9A">
      <w:pPr>
        <w:pStyle w:val="ListParagraph"/>
        <w:numPr>
          <w:ilvl w:val="0"/>
          <w:numId w:val="4"/>
        </w:numPr>
        <w:spacing w:after="240" w:line="240" w:lineRule="auto"/>
        <w:contextualSpacing w:val="0"/>
        <w:rPr>
          <w:b/>
        </w:rPr>
      </w:pPr>
      <w:r w:rsidRPr="00CD3723">
        <w:rPr>
          <w:b/>
        </w:rPr>
        <w:t>Proposed initiative</w:t>
      </w:r>
    </w:p>
    <w:p w14:paraId="0968EA84" w14:textId="28B6CB21" w:rsidR="00753146" w:rsidRPr="00CD3723" w:rsidRDefault="00753146" w:rsidP="00175D9A">
      <w:pPr>
        <w:pStyle w:val="ListParagraph"/>
        <w:numPr>
          <w:ilvl w:val="0"/>
          <w:numId w:val="4"/>
        </w:numPr>
        <w:spacing w:after="240" w:line="240" w:lineRule="auto"/>
        <w:contextualSpacing w:val="0"/>
      </w:pPr>
      <w:r w:rsidRPr="00CD3723">
        <w:t>Plans of action and criteria for success</w:t>
      </w:r>
    </w:p>
    <w:p w14:paraId="2FA11D48" w14:textId="1FE8F0E2" w:rsidR="00A51E56" w:rsidRPr="00CD3723" w:rsidRDefault="00A51E56" w:rsidP="009514DF">
      <w:pPr>
        <w:spacing w:after="240" w:line="240" w:lineRule="auto"/>
        <w:rPr>
          <w:szCs w:val="21"/>
        </w:rPr>
      </w:pPr>
      <w:r w:rsidRPr="00CD3723">
        <w:t xml:space="preserve">Now that you have a better understanding of the capabilities of </w:t>
      </w:r>
      <w:r w:rsidR="004E31C8" w:rsidRPr="00CD3723">
        <w:t xml:space="preserve">robots, </w:t>
      </w:r>
      <w:r w:rsidRPr="00CD3723">
        <w:t xml:space="preserve">consider how </w:t>
      </w:r>
      <w:r w:rsidR="004E31C8" w:rsidRPr="00CD3723">
        <w:t>they</w:t>
      </w:r>
      <w:r w:rsidRPr="00CD3723">
        <w:t xml:space="preserve"> could be applied to your chosen organization, by answering the three questions </w:t>
      </w:r>
      <w:r w:rsidR="000F023E" w:rsidRPr="00CD3723">
        <w:t>in this assignment</w:t>
      </w:r>
      <w:r w:rsidRPr="00CD3723">
        <w:t>. Ensure that your answers are coherent and clear.</w:t>
      </w:r>
    </w:p>
    <w:p w14:paraId="6F8B72CB" w14:textId="77777777" w:rsidR="00A67B1A" w:rsidRPr="00CD3723" w:rsidRDefault="00A67B1A" w:rsidP="00271113">
      <w:pPr>
        <w:pStyle w:val="Textbox"/>
        <w:rPr>
          <w:lang w:val="en-US"/>
        </w:rPr>
      </w:pPr>
      <w:r w:rsidRPr="00CD3723">
        <w:rPr>
          <w:lang w:val="en-US"/>
        </w:rPr>
        <w:t>Review guidelines:</w:t>
      </w:r>
    </w:p>
    <w:p w14:paraId="213B050E" w14:textId="1DF4EA79" w:rsidR="00A67B1A" w:rsidRPr="00CD3723" w:rsidRDefault="00A67B1A">
      <w:pPr>
        <w:pStyle w:val="Textbox"/>
        <w:rPr>
          <w:b w:val="0"/>
          <w:lang w:val="en-US"/>
        </w:rPr>
      </w:pPr>
      <w:r w:rsidRPr="00CD3723">
        <w:rPr>
          <w:b w:val="0"/>
          <w:lang w:val="en-US"/>
        </w:rPr>
        <w:t xml:space="preserve">Your assignment will be reviewed according to your insight into tasks and processes that could benefit from the use of </w:t>
      </w:r>
      <w:r w:rsidR="004E31C8" w:rsidRPr="00CD3723">
        <w:rPr>
          <w:b w:val="0"/>
          <w:lang w:val="en-US"/>
        </w:rPr>
        <w:t>robotics</w:t>
      </w:r>
      <w:r w:rsidRPr="00CD3723">
        <w:rPr>
          <w:b w:val="0"/>
          <w:lang w:val="en-US"/>
        </w:rPr>
        <w:t xml:space="preserve">, your desired future state for your organization, your insight into technical and leadership requirements, and </w:t>
      </w:r>
      <w:r w:rsidR="008C0E0B" w:rsidRPr="00CD3723">
        <w:rPr>
          <w:b w:val="0"/>
          <w:lang w:val="en-US"/>
        </w:rPr>
        <w:t xml:space="preserve">the </w:t>
      </w:r>
      <w:r w:rsidR="004E31C8" w:rsidRPr="00CD3723">
        <w:rPr>
          <w:b w:val="0"/>
          <w:lang w:val="en-US"/>
        </w:rPr>
        <w:t>structure and logic</w:t>
      </w:r>
      <w:r w:rsidRPr="00CD3723">
        <w:rPr>
          <w:b w:val="0"/>
          <w:lang w:val="en-US"/>
        </w:rPr>
        <w:t xml:space="preserve"> of </w:t>
      </w:r>
      <w:r w:rsidR="008C0E0B" w:rsidRPr="00CD3723">
        <w:rPr>
          <w:b w:val="0"/>
          <w:lang w:val="en-US"/>
        </w:rPr>
        <w:t xml:space="preserve">your </w:t>
      </w:r>
      <w:r w:rsidRPr="00CD3723">
        <w:rPr>
          <w:b w:val="0"/>
          <w:lang w:val="en-US"/>
        </w:rPr>
        <w:t xml:space="preserve">writing. View the detailed rubric </w:t>
      </w:r>
      <w:r w:rsidR="00A53E8E" w:rsidRPr="00CD3723">
        <w:rPr>
          <w:b w:val="0"/>
          <w:lang w:val="en-US"/>
        </w:rPr>
        <w:t xml:space="preserve">on the </w:t>
      </w:r>
      <w:r w:rsidR="00B51C18" w:rsidRPr="00CD3723">
        <w:rPr>
          <w:b w:val="0"/>
          <w:lang w:val="en-US"/>
        </w:rPr>
        <w:t>O</w:t>
      </w:r>
      <w:r w:rsidR="00A53E8E" w:rsidRPr="00CD3723">
        <w:rPr>
          <w:b w:val="0"/>
          <w:lang w:val="en-US"/>
        </w:rPr>
        <w:t xml:space="preserve">nline </w:t>
      </w:r>
      <w:r w:rsidR="00B51C18" w:rsidRPr="00CD3723">
        <w:rPr>
          <w:b w:val="0"/>
          <w:lang w:val="en-US"/>
        </w:rPr>
        <w:t>C</w:t>
      </w:r>
      <w:r w:rsidR="00A53E8E" w:rsidRPr="00CD3723">
        <w:rPr>
          <w:b w:val="0"/>
          <w:lang w:val="en-US"/>
        </w:rPr>
        <w:t>ampus.</w:t>
      </w:r>
    </w:p>
    <w:p w14:paraId="18F96F32" w14:textId="77777777" w:rsidR="00753146" w:rsidRPr="00CD3723" w:rsidRDefault="00753146">
      <w:pPr>
        <w:spacing w:after="240" w:line="240" w:lineRule="auto"/>
        <w:jc w:val="left"/>
        <w:rPr>
          <w:rFonts w:ascii="Times New Roman" w:eastAsia="Times New Roman" w:hAnsi="Times New Roman" w:cs="Times New Roman"/>
          <w:sz w:val="24"/>
          <w:szCs w:val="24"/>
        </w:rPr>
      </w:pPr>
      <w:r w:rsidRPr="00CD3723">
        <w:rPr>
          <w:rFonts w:eastAsia="Times New Roman" w:cs="Arial"/>
          <w:b/>
          <w:bCs/>
          <w:color w:val="000000"/>
          <w:sz w:val="28"/>
          <w:szCs w:val="28"/>
        </w:rPr>
        <w:t>Question 1</w:t>
      </w:r>
    </w:p>
    <w:p w14:paraId="6A3F3F7C" w14:textId="3CEDD337" w:rsidR="00A67B1A" w:rsidRPr="00CD3723" w:rsidRDefault="00A67B1A">
      <w:pPr>
        <w:pStyle w:val="NormalWeb"/>
        <w:spacing w:before="0" w:beforeAutospacing="0" w:after="240" w:afterAutospacing="0"/>
        <w:jc w:val="both"/>
        <w:rPr>
          <w:sz w:val="21"/>
          <w:szCs w:val="21"/>
        </w:rPr>
      </w:pPr>
      <w:r w:rsidRPr="00CD3723">
        <w:rPr>
          <w:rFonts w:ascii="Arial" w:hAnsi="Arial" w:cs="Arial"/>
          <w:color w:val="000000"/>
          <w:sz w:val="21"/>
          <w:szCs w:val="21"/>
        </w:rPr>
        <w:t xml:space="preserve">Consider the working environment you have chosen to focus on during this program. Identify three to five organizational processes that could benefit from the </w:t>
      </w:r>
      <w:r w:rsidR="004E31C8" w:rsidRPr="00CD3723">
        <w:rPr>
          <w:rFonts w:ascii="Arial" w:hAnsi="Arial" w:cs="Arial"/>
          <w:color w:val="000000"/>
          <w:sz w:val="21"/>
          <w:szCs w:val="21"/>
        </w:rPr>
        <w:t>use of robotics</w:t>
      </w:r>
      <w:r w:rsidRPr="00CD3723">
        <w:rPr>
          <w:rFonts w:ascii="Arial" w:hAnsi="Arial" w:cs="Arial"/>
          <w:color w:val="000000"/>
          <w:sz w:val="21"/>
          <w:szCs w:val="21"/>
        </w:rPr>
        <w:t xml:space="preserve">. </w:t>
      </w:r>
      <w:r w:rsidR="008C0E0B" w:rsidRPr="00CD3723">
        <w:rPr>
          <w:rFonts w:ascii="Arial" w:hAnsi="Arial" w:cs="Arial"/>
          <w:color w:val="000000"/>
          <w:sz w:val="21"/>
          <w:szCs w:val="21"/>
        </w:rPr>
        <w:t xml:space="preserve">(Max. 50 </w:t>
      </w:r>
      <w:r w:rsidRPr="00CD3723">
        <w:rPr>
          <w:rFonts w:ascii="Arial" w:hAnsi="Arial" w:cs="Arial"/>
          <w:color w:val="000000"/>
          <w:sz w:val="21"/>
          <w:szCs w:val="21"/>
        </w:rPr>
        <w:t>words per process.</w:t>
      </w:r>
      <w:r w:rsidR="008C0E0B" w:rsidRPr="00CD3723">
        <w:rPr>
          <w:rFonts w:ascii="Arial" w:hAnsi="Arial" w:cs="Arial"/>
          <w:color w:val="000000"/>
          <w:sz w:val="21"/>
          <w:szCs w:val="21"/>
        </w:rPr>
        <w:t>)</w:t>
      </w:r>
    </w:p>
    <w:p w14:paraId="09940441" w14:textId="27E7FB74" w:rsidR="00A67B1A" w:rsidRDefault="00A67B1A">
      <w:pPr>
        <w:pStyle w:val="NormalWeb"/>
        <w:spacing w:before="0" w:beforeAutospacing="0" w:after="240" w:afterAutospacing="0"/>
        <w:jc w:val="both"/>
        <w:rPr>
          <w:ins w:id="0" w:author="BATJARGAL Tuguldur" w:date="2017-12-05T16:46:00Z"/>
          <w:rFonts w:ascii="Arial" w:hAnsi="Arial" w:cs="Arial"/>
          <w:color w:val="000000"/>
          <w:sz w:val="21"/>
          <w:szCs w:val="21"/>
        </w:rPr>
      </w:pPr>
      <w:r w:rsidRPr="00CD3723">
        <w:rPr>
          <w:rFonts w:ascii="Arial" w:hAnsi="Arial" w:cs="Arial"/>
          <w:color w:val="000000"/>
          <w:sz w:val="21"/>
          <w:szCs w:val="21"/>
        </w:rPr>
        <w:t>Start writing here:</w:t>
      </w:r>
    </w:p>
    <w:p w14:paraId="5BF986D3" w14:textId="6075A214" w:rsidR="00CA20DA" w:rsidRPr="008D1003" w:rsidRDefault="00CA20DA">
      <w:pPr>
        <w:pStyle w:val="NormalWeb"/>
        <w:spacing w:before="0" w:beforeAutospacing="0" w:after="240" w:afterAutospacing="0"/>
        <w:jc w:val="both"/>
        <w:rPr>
          <w:ins w:id="1" w:author="BATJARGAL Tuguldur" w:date="2017-12-05T16:47:00Z"/>
          <w:rFonts w:ascii="Arial" w:hAnsi="Arial" w:cs="Arial"/>
          <w:color w:val="000000"/>
          <w:sz w:val="21"/>
          <w:szCs w:val="21"/>
        </w:rPr>
      </w:pPr>
      <w:ins w:id="2" w:author="BATJARGAL Tuguldur" w:date="2017-12-05T16:46:00Z">
        <w:r w:rsidRPr="008D1003">
          <w:rPr>
            <w:rFonts w:ascii="Arial" w:hAnsi="Arial" w:cs="Arial"/>
            <w:color w:val="000000"/>
            <w:sz w:val="21"/>
            <w:szCs w:val="21"/>
          </w:rPr>
          <w:t xml:space="preserve">Autonomous </w:t>
        </w:r>
      </w:ins>
      <w:ins w:id="3" w:author="BATJARGAL Tuguldur" w:date="2017-12-05T16:47:00Z">
        <w:r w:rsidR="008D1003" w:rsidRPr="008D1003">
          <w:rPr>
            <w:rFonts w:ascii="Arial" w:hAnsi="Arial" w:cs="Arial"/>
            <w:color w:val="000000"/>
            <w:sz w:val="21"/>
            <w:szCs w:val="21"/>
          </w:rPr>
          <w:t>mobile</w:t>
        </w:r>
      </w:ins>
      <w:ins w:id="4" w:author="BATJARGAL Tuguldur" w:date="2017-12-05T16:46:00Z">
        <w:r w:rsidRPr="008D1003">
          <w:rPr>
            <w:rFonts w:ascii="Arial" w:hAnsi="Arial" w:cs="Arial"/>
            <w:color w:val="000000"/>
            <w:sz w:val="21"/>
            <w:szCs w:val="21"/>
          </w:rPr>
          <w:t xml:space="preserve"> branches:</w:t>
        </w:r>
      </w:ins>
    </w:p>
    <w:p w14:paraId="1BD7C624" w14:textId="77AD3516" w:rsidR="008D1003" w:rsidDel="00F5787A" w:rsidRDefault="008D1003">
      <w:pPr>
        <w:pStyle w:val="NormalWeb"/>
        <w:spacing w:before="0" w:beforeAutospacing="0" w:after="240" w:afterAutospacing="0"/>
        <w:jc w:val="both"/>
        <w:rPr>
          <w:del w:id="5" w:author="BATJARGAL Tuguldur" w:date="2017-12-05T23:47:00Z"/>
          <w:rFonts w:ascii="Arial" w:hAnsi="Arial" w:cs="Arial"/>
          <w:color w:val="000000"/>
          <w:sz w:val="21"/>
          <w:szCs w:val="21"/>
        </w:rPr>
      </w:pPr>
      <w:ins w:id="6" w:author="BATJARGAL Tuguldur" w:date="2017-12-05T16:48:00Z">
        <w:r>
          <w:rPr>
            <w:rFonts w:ascii="Arial" w:hAnsi="Arial" w:cs="Arial"/>
            <w:color w:val="000000"/>
            <w:sz w:val="21"/>
            <w:szCs w:val="21"/>
          </w:rPr>
          <w:lastRenderedPageBreak/>
          <w:t>Robotics technologies, such as</w:t>
        </w:r>
      </w:ins>
      <w:ins w:id="7" w:author="BATJARGAL Tuguldur" w:date="2017-12-05T21:51:00Z">
        <w:r w:rsidR="005555F3">
          <w:rPr>
            <w:rFonts w:ascii="Arial" w:hAnsi="Arial" w:cs="Arial"/>
            <w:color w:val="000000"/>
            <w:sz w:val="21"/>
            <w:szCs w:val="21"/>
          </w:rPr>
          <w:t xml:space="preserve"> the</w:t>
        </w:r>
      </w:ins>
      <w:ins w:id="8" w:author="BATJARGAL Tuguldur" w:date="2017-12-05T16:48:00Z">
        <w:r>
          <w:rPr>
            <w:rFonts w:ascii="Arial" w:hAnsi="Arial" w:cs="Arial"/>
            <w:color w:val="000000"/>
            <w:sz w:val="21"/>
            <w:szCs w:val="21"/>
          </w:rPr>
          <w:t xml:space="preserve"> self-driving </w:t>
        </w:r>
      </w:ins>
      <w:ins w:id="9" w:author="BATJARGAL Tuguldur" w:date="2017-12-05T16:49:00Z">
        <w:r>
          <w:rPr>
            <w:rFonts w:ascii="Arial" w:hAnsi="Arial" w:cs="Arial"/>
            <w:color w:val="000000"/>
            <w:sz w:val="21"/>
            <w:szCs w:val="21"/>
          </w:rPr>
          <w:t>car,</w:t>
        </w:r>
      </w:ins>
      <w:ins w:id="10" w:author="BATJARGAL Tuguldur" w:date="2017-12-05T16:48:00Z">
        <w:r>
          <w:rPr>
            <w:rFonts w:ascii="Arial" w:hAnsi="Arial" w:cs="Arial"/>
            <w:color w:val="000000"/>
            <w:sz w:val="21"/>
            <w:szCs w:val="21"/>
          </w:rPr>
          <w:t xml:space="preserve"> could bring </w:t>
        </w:r>
      </w:ins>
      <w:ins w:id="11" w:author="BATJARGAL Tuguldur" w:date="2017-12-05T16:49:00Z">
        <w:r>
          <w:rPr>
            <w:rFonts w:ascii="Arial" w:hAnsi="Arial" w:cs="Arial"/>
            <w:color w:val="000000"/>
            <w:sz w:val="21"/>
            <w:szCs w:val="21"/>
          </w:rPr>
          <w:t xml:space="preserve">a </w:t>
        </w:r>
      </w:ins>
      <w:ins w:id="12" w:author="BATJARGAL Tuguldur" w:date="2017-12-05T16:48:00Z">
        <w:r>
          <w:rPr>
            <w:rFonts w:ascii="Arial" w:hAnsi="Arial" w:cs="Arial"/>
            <w:color w:val="000000"/>
            <w:sz w:val="21"/>
            <w:szCs w:val="21"/>
          </w:rPr>
          <w:t>fleet of autonomous mobile branches</w:t>
        </w:r>
      </w:ins>
      <w:ins w:id="13" w:author="BATJARGAL Tuguldur" w:date="2017-12-05T16:49:00Z">
        <w:r w:rsidR="00992872">
          <w:rPr>
            <w:rFonts w:ascii="Arial" w:hAnsi="Arial" w:cs="Arial"/>
            <w:color w:val="000000"/>
            <w:sz w:val="21"/>
            <w:szCs w:val="21"/>
          </w:rPr>
          <w:t>. My</w:t>
        </w:r>
        <w:r w:rsidR="005555F3">
          <w:rPr>
            <w:rFonts w:ascii="Arial" w:hAnsi="Arial" w:cs="Arial"/>
            <w:color w:val="000000"/>
            <w:sz w:val="21"/>
            <w:szCs w:val="21"/>
          </w:rPr>
          <w:t xml:space="preserve"> </w:t>
        </w:r>
      </w:ins>
      <w:ins w:id="14" w:author="BATJARGAL Tuguldur" w:date="2017-12-05T21:51:00Z">
        <w:r w:rsidR="005555F3">
          <w:rPr>
            <w:rFonts w:ascii="Arial" w:hAnsi="Arial" w:cs="Arial"/>
            <w:color w:val="000000"/>
            <w:sz w:val="21"/>
            <w:szCs w:val="21"/>
          </w:rPr>
          <w:t>organization</w:t>
        </w:r>
      </w:ins>
      <w:ins w:id="15" w:author="BATJARGAL Tuguldur" w:date="2017-12-05T16:49:00Z">
        <w:r w:rsidR="00992872">
          <w:rPr>
            <w:rFonts w:ascii="Arial" w:hAnsi="Arial" w:cs="Arial"/>
            <w:color w:val="000000"/>
            <w:sz w:val="21"/>
            <w:szCs w:val="21"/>
          </w:rPr>
          <w:t xml:space="preserve"> </w:t>
        </w:r>
      </w:ins>
      <w:ins w:id="16" w:author="BATJARGAL Tuguldur" w:date="2017-12-05T16:52:00Z">
        <w:r w:rsidR="00992872">
          <w:rPr>
            <w:rFonts w:ascii="Arial" w:hAnsi="Arial" w:cs="Arial"/>
            <w:color w:val="000000"/>
            <w:sz w:val="21"/>
            <w:szCs w:val="21"/>
          </w:rPr>
          <w:t xml:space="preserve">already have </w:t>
        </w:r>
      </w:ins>
      <w:ins w:id="17" w:author="BATJARGAL Tuguldur" w:date="2017-12-05T16:54:00Z">
        <w:r w:rsidR="00992872">
          <w:rPr>
            <w:rFonts w:ascii="Arial" w:hAnsi="Arial" w:cs="Arial"/>
            <w:color w:val="000000"/>
            <w:sz w:val="21"/>
            <w:szCs w:val="21"/>
          </w:rPr>
          <w:t xml:space="preserve">some </w:t>
        </w:r>
      </w:ins>
      <w:ins w:id="18" w:author="BATJARGAL Tuguldur" w:date="2017-12-05T16:52:00Z">
        <w:r w:rsidR="00992872">
          <w:rPr>
            <w:rFonts w:ascii="Arial" w:hAnsi="Arial" w:cs="Arial"/>
            <w:color w:val="000000"/>
            <w:sz w:val="21"/>
            <w:szCs w:val="21"/>
          </w:rPr>
          <w:t xml:space="preserve">fleet of mobile branches. </w:t>
        </w:r>
      </w:ins>
      <w:ins w:id="19" w:author="BATJARGAL Tuguldur" w:date="2017-12-05T23:46:00Z">
        <w:r w:rsidR="00F90860">
          <w:rPr>
            <w:rFonts w:ascii="Arial" w:hAnsi="Arial" w:cs="Arial"/>
            <w:color w:val="000000"/>
            <w:sz w:val="21"/>
            <w:szCs w:val="21"/>
          </w:rPr>
          <w:t>Autonomous car technology can help us to increase the number of available mobile branches to reach more customers in remote locations.</w:t>
        </w:r>
      </w:ins>
    </w:p>
    <w:p w14:paraId="35DCEE42" w14:textId="77777777" w:rsidR="00F5787A" w:rsidRPr="00CD3723" w:rsidRDefault="00F5787A">
      <w:pPr>
        <w:pStyle w:val="NormalWeb"/>
        <w:spacing w:before="0" w:beforeAutospacing="0" w:after="240" w:afterAutospacing="0"/>
        <w:jc w:val="both"/>
        <w:rPr>
          <w:ins w:id="20" w:author="BATJARGAL Tuguldur" w:date="2017-12-05T23:47:00Z"/>
          <w:rFonts w:ascii="Arial" w:hAnsi="Arial" w:cs="Arial"/>
          <w:color w:val="000000"/>
          <w:sz w:val="21"/>
          <w:szCs w:val="21"/>
        </w:rPr>
      </w:pPr>
    </w:p>
    <w:p w14:paraId="09A654F5" w14:textId="053F0438" w:rsidR="00B51C18" w:rsidRDefault="005555F3">
      <w:pPr>
        <w:pStyle w:val="NormalWeb"/>
        <w:spacing w:before="0" w:beforeAutospacing="0" w:after="240" w:afterAutospacing="0"/>
        <w:jc w:val="both"/>
        <w:rPr>
          <w:ins w:id="21" w:author="BATJARGAL Tuguldur" w:date="2017-12-05T21:33:00Z"/>
          <w:rFonts w:ascii="Arial" w:hAnsi="Arial" w:cs="Arial"/>
          <w:color w:val="000000"/>
          <w:sz w:val="21"/>
          <w:szCs w:val="21"/>
        </w:rPr>
      </w:pPr>
      <w:ins w:id="22" w:author="BATJARGAL Tuguldur" w:date="2017-12-05T21:54:00Z">
        <w:r>
          <w:rPr>
            <w:rFonts w:ascii="Arial" w:hAnsi="Arial" w:cs="Arial"/>
            <w:color w:val="000000"/>
            <w:sz w:val="21"/>
            <w:szCs w:val="21"/>
          </w:rPr>
          <w:t>Automated</w:t>
        </w:r>
      </w:ins>
      <w:ins w:id="23" w:author="BATJARGAL Tuguldur" w:date="2017-12-05T21:47:00Z">
        <w:r>
          <w:rPr>
            <w:rFonts w:ascii="Arial" w:hAnsi="Arial" w:cs="Arial"/>
            <w:color w:val="000000"/>
            <w:sz w:val="21"/>
            <w:szCs w:val="21"/>
          </w:rPr>
          <w:t xml:space="preserve"> branches</w:t>
        </w:r>
        <w:r w:rsidR="00B154CD">
          <w:rPr>
            <w:rFonts w:ascii="Arial" w:hAnsi="Arial" w:cs="Arial"/>
            <w:color w:val="000000"/>
            <w:sz w:val="21"/>
            <w:szCs w:val="21"/>
          </w:rPr>
          <w:t>:</w:t>
        </w:r>
      </w:ins>
    </w:p>
    <w:p w14:paraId="2D7AC82C" w14:textId="06A02D1D" w:rsidR="00825953" w:rsidRDefault="005A490D">
      <w:pPr>
        <w:pStyle w:val="NormalWeb"/>
        <w:spacing w:before="0" w:beforeAutospacing="0" w:after="240" w:afterAutospacing="0"/>
        <w:jc w:val="both"/>
        <w:rPr>
          <w:ins w:id="24" w:author="BATJARGAL Tuguldur" w:date="2017-12-05T22:01:00Z"/>
          <w:rFonts w:ascii="Arial" w:hAnsi="Arial" w:cs="Arial"/>
          <w:color w:val="000000"/>
          <w:sz w:val="21"/>
          <w:szCs w:val="21"/>
        </w:rPr>
      </w:pPr>
      <w:ins w:id="25" w:author="BATJARGAL Tuguldur" w:date="2017-12-05T21:38:00Z">
        <w:r>
          <w:rPr>
            <w:rFonts w:ascii="Arial" w:hAnsi="Arial" w:cs="Arial"/>
            <w:color w:val="000000"/>
            <w:sz w:val="21"/>
            <w:szCs w:val="21"/>
          </w:rPr>
          <w:t xml:space="preserve">In </w:t>
        </w:r>
      </w:ins>
      <w:ins w:id="26" w:author="BATJARGAL Tuguldur" w:date="2017-12-05T21:54:00Z">
        <w:r w:rsidR="005555F3">
          <w:rPr>
            <w:rFonts w:ascii="Arial" w:hAnsi="Arial" w:cs="Arial"/>
            <w:color w:val="000000"/>
            <w:sz w:val="21"/>
            <w:szCs w:val="21"/>
          </w:rPr>
          <w:t xml:space="preserve">the </w:t>
        </w:r>
      </w:ins>
      <w:ins w:id="27" w:author="BATJARGAL Tuguldur" w:date="2017-12-05T21:38:00Z">
        <w:r>
          <w:rPr>
            <w:rFonts w:ascii="Arial" w:hAnsi="Arial" w:cs="Arial"/>
            <w:color w:val="000000"/>
            <w:sz w:val="21"/>
            <w:szCs w:val="21"/>
          </w:rPr>
          <w:t xml:space="preserve">future, branches might become fully automated where robots </w:t>
        </w:r>
      </w:ins>
      <w:ins w:id="28" w:author="BATJARGAL Tuguldur" w:date="2017-12-05T21:55:00Z">
        <w:r w:rsidR="005555F3">
          <w:rPr>
            <w:rFonts w:ascii="Arial" w:hAnsi="Arial" w:cs="Arial"/>
            <w:color w:val="000000"/>
            <w:sz w:val="21"/>
            <w:szCs w:val="21"/>
          </w:rPr>
          <w:t>perform the duty of</w:t>
        </w:r>
      </w:ins>
      <w:ins w:id="29" w:author="BATJARGAL Tuguldur" w:date="2017-12-05T21:38:00Z">
        <w:r>
          <w:rPr>
            <w:rFonts w:ascii="Arial" w:hAnsi="Arial" w:cs="Arial"/>
            <w:color w:val="000000"/>
            <w:sz w:val="21"/>
            <w:szCs w:val="21"/>
          </w:rPr>
          <w:t xml:space="preserve"> </w:t>
        </w:r>
      </w:ins>
      <w:ins w:id="30" w:author="BATJARGAL Tuguldur" w:date="2017-12-05T21:39:00Z">
        <w:r>
          <w:rPr>
            <w:rFonts w:ascii="Arial" w:hAnsi="Arial" w:cs="Arial"/>
            <w:color w:val="000000"/>
            <w:sz w:val="21"/>
            <w:szCs w:val="21"/>
          </w:rPr>
          <w:t>bank agents</w:t>
        </w:r>
      </w:ins>
      <w:ins w:id="31" w:author="BATJARGAL Tuguldur" w:date="2017-12-05T21:38:00Z">
        <w:r>
          <w:rPr>
            <w:rFonts w:ascii="Arial" w:hAnsi="Arial" w:cs="Arial"/>
            <w:color w:val="000000"/>
            <w:sz w:val="21"/>
            <w:szCs w:val="21"/>
          </w:rPr>
          <w:t>.</w:t>
        </w:r>
      </w:ins>
      <w:ins w:id="32" w:author="BATJARGAL Tuguldur" w:date="2017-12-05T21:48:00Z">
        <w:r w:rsidR="00B154CD">
          <w:rPr>
            <w:rFonts w:ascii="Arial" w:hAnsi="Arial" w:cs="Arial"/>
            <w:color w:val="000000"/>
            <w:sz w:val="21"/>
            <w:szCs w:val="21"/>
          </w:rPr>
          <w:t xml:space="preserve"> Robots will be able to perform many functions such as sign-language and </w:t>
        </w:r>
      </w:ins>
      <w:ins w:id="33" w:author="BATJARGAL Tuguldur" w:date="2017-12-05T22:01:00Z">
        <w:r w:rsidR="00C34B0A">
          <w:rPr>
            <w:rFonts w:ascii="Arial" w:hAnsi="Arial" w:cs="Arial"/>
            <w:color w:val="000000"/>
            <w:sz w:val="21"/>
            <w:szCs w:val="21"/>
          </w:rPr>
          <w:t>have</w:t>
        </w:r>
      </w:ins>
      <w:ins w:id="34" w:author="BATJARGAL Tuguldur" w:date="2017-12-05T22:00:00Z">
        <w:r w:rsidR="00C34B0A">
          <w:rPr>
            <w:rFonts w:ascii="Arial" w:hAnsi="Arial" w:cs="Arial"/>
            <w:color w:val="000000"/>
            <w:sz w:val="21"/>
            <w:szCs w:val="21"/>
          </w:rPr>
          <w:t xml:space="preserve"> a</w:t>
        </w:r>
      </w:ins>
      <w:ins w:id="35" w:author="BATJARGAL Tuguldur" w:date="2017-12-05T21:59:00Z">
        <w:r w:rsidR="00C34B0A">
          <w:rPr>
            <w:rFonts w:ascii="Arial" w:hAnsi="Arial" w:cs="Arial"/>
            <w:color w:val="000000"/>
            <w:sz w:val="21"/>
            <w:szCs w:val="21"/>
          </w:rPr>
          <w:t xml:space="preserve"> conversation in </w:t>
        </w:r>
      </w:ins>
      <w:ins w:id="36" w:author="BATJARGAL Tuguldur" w:date="2017-12-05T21:55:00Z">
        <w:r w:rsidR="005555F3">
          <w:rPr>
            <w:rFonts w:ascii="Arial" w:hAnsi="Arial" w:cs="Arial"/>
            <w:color w:val="000000"/>
            <w:sz w:val="21"/>
            <w:szCs w:val="21"/>
          </w:rPr>
          <w:t>different languages.</w:t>
        </w:r>
      </w:ins>
      <w:ins w:id="37" w:author="BATJARGAL Tuguldur" w:date="2017-12-05T21:56:00Z">
        <w:r w:rsidR="005555F3">
          <w:rPr>
            <w:rFonts w:ascii="Arial" w:hAnsi="Arial" w:cs="Arial"/>
            <w:color w:val="000000"/>
            <w:sz w:val="21"/>
            <w:szCs w:val="21"/>
          </w:rPr>
          <w:t xml:space="preserve"> Those branches </w:t>
        </w:r>
      </w:ins>
      <w:ins w:id="38" w:author="BATJARGAL Tuguldur" w:date="2017-12-05T21:58:00Z">
        <w:r w:rsidR="00C34B0A">
          <w:rPr>
            <w:rFonts w:ascii="Arial" w:hAnsi="Arial" w:cs="Arial"/>
            <w:color w:val="000000"/>
            <w:sz w:val="21"/>
            <w:szCs w:val="21"/>
          </w:rPr>
          <w:t>can</w:t>
        </w:r>
      </w:ins>
      <w:ins w:id="39" w:author="BATJARGAL Tuguldur" w:date="2017-12-05T21:56:00Z">
        <w:r w:rsidR="005555F3">
          <w:rPr>
            <w:rFonts w:ascii="Arial" w:hAnsi="Arial" w:cs="Arial"/>
            <w:color w:val="000000"/>
            <w:sz w:val="21"/>
            <w:szCs w:val="21"/>
          </w:rPr>
          <w:t xml:space="preserve"> utilize machine learning to </w:t>
        </w:r>
      </w:ins>
      <w:ins w:id="40" w:author="BATJARGAL Tuguldur" w:date="2017-12-05T21:58:00Z">
        <w:r w:rsidR="00C34B0A">
          <w:rPr>
            <w:rFonts w:ascii="Arial" w:hAnsi="Arial" w:cs="Arial"/>
            <w:color w:val="000000"/>
            <w:sz w:val="21"/>
            <w:szCs w:val="21"/>
          </w:rPr>
          <w:t>provide</w:t>
        </w:r>
      </w:ins>
      <w:ins w:id="41" w:author="BATJARGAL Tuguldur" w:date="2017-12-05T21:56:00Z">
        <w:r w:rsidR="005555F3">
          <w:rPr>
            <w:rFonts w:ascii="Arial" w:hAnsi="Arial" w:cs="Arial"/>
            <w:color w:val="000000"/>
            <w:sz w:val="21"/>
            <w:szCs w:val="21"/>
          </w:rPr>
          <w:t xml:space="preserve"> more personalized services.</w:t>
        </w:r>
      </w:ins>
    </w:p>
    <w:p w14:paraId="64729DF6" w14:textId="77777777" w:rsidR="00C34B0A" w:rsidRDefault="00C34B0A">
      <w:pPr>
        <w:pStyle w:val="NormalWeb"/>
        <w:spacing w:before="0" w:beforeAutospacing="0" w:after="240" w:afterAutospacing="0"/>
        <w:jc w:val="both"/>
        <w:rPr>
          <w:ins w:id="42" w:author="BATJARGAL Tuguldur" w:date="2017-12-05T22:01:00Z"/>
          <w:rFonts w:ascii="Arial" w:hAnsi="Arial" w:cs="Arial"/>
          <w:color w:val="000000"/>
          <w:sz w:val="21"/>
          <w:szCs w:val="21"/>
        </w:rPr>
      </w:pPr>
      <w:ins w:id="43" w:author="BATJARGAL Tuguldur" w:date="2017-12-05T22:01:00Z">
        <w:r>
          <w:rPr>
            <w:rFonts w:ascii="Arial" w:hAnsi="Arial" w:cs="Arial"/>
            <w:color w:val="000000"/>
            <w:sz w:val="21"/>
            <w:szCs w:val="21"/>
          </w:rPr>
          <w:t>Personal banking robot:</w:t>
        </w:r>
      </w:ins>
    </w:p>
    <w:p w14:paraId="49EF653C" w14:textId="34F4617C" w:rsidR="00C34B0A" w:rsidRPr="00CD3723" w:rsidRDefault="006432E7">
      <w:pPr>
        <w:pStyle w:val="NormalWeb"/>
        <w:spacing w:before="0" w:beforeAutospacing="0" w:after="240" w:afterAutospacing="0"/>
        <w:jc w:val="both"/>
        <w:rPr>
          <w:rFonts w:ascii="Arial" w:hAnsi="Arial" w:cs="Arial"/>
          <w:color w:val="000000"/>
          <w:sz w:val="21"/>
          <w:szCs w:val="21"/>
        </w:rPr>
      </w:pPr>
      <w:ins w:id="44" w:author="BATJARGAL Tuguldur" w:date="2017-12-05T22:01:00Z">
        <w:r>
          <w:rPr>
            <w:rFonts w:ascii="Arial" w:hAnsi="Arial" w:cs="Arial"/>
            <w:color w:val="000000"/>
            <w:sz w:val="21"/>
            <w:szCs w:val="21"/>
          </w:rPr>
          <w:t xml:space="preserve">Customers are </w:t>
        </w:r>
      </w:ins>
      <w:ins w:id="45" w:author="BATJARGAL Tuguldur" w:date="2017-12-05T22:21:00Z">
        <w:r w:rsidR="0002022E">
          <w:rPr>
            <w:rFonts w:ascii="Arial" w:hAnsi="Arial" w:cs="Arial"/>
            <w:color w:val="000000"/>
            <w:sz w:val="21"/>
            <w:szCs w:val="21"/>
          </w:rPr>
          <w:t>demanding more personalized and always-available services from</w:t>
        </w:r>
      </w:ins>
      <w:ins w:id="46" w:author="BATJARGAL Tuguldur" w:date="2017-12-05T23:32:00Z">
        <w:r w:rsidR="00A60EC8">
          <w:rPr>
            <w:rFonts w:ascii="Arial" w:hAnsi="Arial" w:cs="Arial"/>
            <w:color w:val="000000"/>
            <w:sz w:val="21"/>
            <w:szCs w:val="21"/>
          </w:rPr>
          <w:t xml:space="preserve"> the</w:t>
        </w:r>
      </w:ins>
      <w:ins w:id="47" w:author="BATJARGAL Tuguldur" w:date="2017-12-05T22:21:00Z">
        <w:r w:rsidR="0002022E">
          <w:rPr>
            <w:rFonts w:ascii="Arial" w:hAnsi="Arial" w:cs="Arial"/>
            <w:color w:val="000000"/>
            <w:sz w:val="21"/>
            <w:szCs w:val="21"/>
          </w:rPr>
          <w:t xml:space="preserve"> financial sector. This</w:t>
        </w:r>
      </w:ins>
      <w:ins w:id="48" w:author="BATJARGAL Tuguldur" w:date="2017-12-05T23:30:00Z">
        <w:r w:rsidR="00A60EC8">
          <w:rPr>
            <w:rFonts w:ascii="Arial" w:hAnsi="Arial" w:cs="Arial"/>
            <w:color w:val="000000"/>
            <w:sz w:val="21"/>
            <w:szCs w:val="21"/>
          </w:rPr>
          <w:t xml:space="preserve"> demand</w:t>
        </w:r>
      </w:ins>
      <w:ins w:id="49" w:author="BATJARGAL Tuguldur" w:date="2017-12-05T22:21:00Z">
        <w:r w:rsidR="0002022E">
          <w:rPr>
            <w:rFonts w:ascii="Arial" w:hAnsi="Arial" w:cs="Arial"/>
            <w:color w:val="000000"/>
            <w:sz w:val="21"/>
            <w:szCs w:val="21"/>
          </w:rPr>
          <w:t xml:space="preserve"> could</w:t>
        </w:r>
      </w:ins>
      <w:ins w:id="50" w:author="BATJARGAL Tuguldur" w:date="2017-12-05T23:28:00Z">
        <w:r w:rsidR="006D2448">
          <w:rPr>
            <w:rFonts w:ascii="Arial" w:hAnsi="Arial" w:cs="Arial"/>
            <w:color w:val="000000"/>
            <w:sz w:val="21"/>
            <w:szCs w:val="21"/>
          </w:rPr>
          <w:t xml:space="preserve"> be</w:t>
        </w:r>
      </w:ins>
      <w:ins w:id="51" w:author="BATJARGAL Tuguldur" w:date="2017-12-05T22:21:00Z">
        <w:r w:rsidR="0002022E">
          <w:rPr>
            <w:rFonts w:ascii="Arial" w:hAnsi="Arial" w:cs="Arial"/>
            <w:color w:val="000000"/>
            <w:sz w:val="21"/>
            <w:szCs w:val="21"/>
          </w:rPr>
          <w:t xml:space="preserve"> because of </w:t>
        </w:r>
      </w:ins>
      <w:ins w:id="52" w:author="BATJARGAL Tuguldur" w:date="2017-12-05T23:28:00Z">
        <w:r w:rsidR="006D2448">
          <w:rPr>
            <w:rFonts w:ascii="Arial" w:hAnsi="Arial" w:cs="Arial"/>
            <w:color w:val="000000"/>
            <w:sz w:val="21"/>
            <w:szCs w:val="21"/>
          </w:rPr>
          <w:t>necessary</w:t>
        </w:r>
      </w:ins>
      <w:ins w:id="53" w:author="BATJARGAL Tuguldur" w:date="2017-12-05T22:21:00Z">
        <w:r w:rsidR="0002022E">
          <w:rPr>
            <w:rFonts w:ascii="Arial" w:hAnsi="Arial" w:cs="Arial"/>
            <w:color w:val="000000"/>
            <w:sz w:val="21"/>
            <w:szCs w:val="21"/>
          </w:rPr>
          <w:t xml:space="preserve"> </w:t>
        </w:r>
      </w:ins>
      <w:ins w:id="54" w:author="BATJARGAL Tuguldur" w:date="2017-12-05T23:28:00Z">
        <w:r w:rsidR="006D2448">
          <w:rPr>
            <w:rFonts w:ascii="Arial" w:hAnsi="Arial" w:cs="Arial"/>
            <w:color w:val="000000"/>
            <w:sz w:val="21"/>
            <w:szCs w:val="21"/>
          </w:rPr>
          <w:t>needs for disable</w:t>
        </w:r>
      </w:ins>
      <w:ins w:id="55" w:author="BATJARGAL Tuguldur" w:date="2017-12-05T23:32:00Z">
        <w:r w:rsidR="00A60EC8">
          <w:rPr>
            <w:rFonts w:ascii="Arial" w:hAnsi="Arial" w:cs="Arial"/>
            <w:color w:val="000000"/>
            <w:sz w:val="21"/>
            <w:szCs w:val="21"/>
          </w:rPr>
          <w:t>d</w:t>
        </w:r>
      </w:ins>
      <w:ins w:id="56" w:author="BATJARGAL Tuguldur" w:date="2017-12-05T23:28:00Z">
        <w:r w:rsidR="006D2448">
          <w:rPr>
            <w:rFonts w:ascii="Arial" w:hAnsi="Arial" w:cs="Arial"/>
            <w:color w:val="000000"/>
            <w:sz w:val="21"/>
            <w:szCs w:val="21"/>
          </w:rPr>
          <w:t xml:space="preserve"> customers</w:t>
        </w:r>
        <w:r w:rsidR="00A60EC8">
          <w:rPr>
            <w:rFonts w:ascii="Arial" w:hAnsi="Arial" w:cs="Arial"/>
            <w:color w:val="000000"/>
            <w:sz w:val="21"/>
            <w:szCs w:val="21"/>
          </w:rPr>
          <w:t xml:space="preserve"> (e.g. hearing and visual aid) or private banking need for high-quality services.</w:t>
        </w:r>
      </w:ins>
      <w:ins w:id="57" w:author="BATJARGAL Tuguldur" w:date="2017-12-05T23:31:00Z">
        <w:r w:rsidR="00A60EC8">
          <w:rPr>
            <w:rFonts w:ascii="Arial" w:hAnsi="Arial" w:cs="Arial"/>
            <w:color w:val="000000"/>
            <w:sz w:val="21"/>
            <w:szCs w:val="21"/>
          </w:rPr>
          <w:t xml:space="preserve"> A company can differentiate itself by providing high-quality services using robots.</w:t>
        </w:r>
      </w:ins>
    </w:p>
    <w:p w14:paraId="4179751B" w14:textId="77777777" w:rsidR="00A67B1A" w:rsidRPr="00CD3723" w:rsidRDefault="00A67B1A">
      <w:pPr>
        <w:spacing w:after="240" w:line="240" w:lineRule="auto"/>
        <w:rPr>
          <w:rFonts w:ascii="Times New Roman" w:eastAsia="Times New Roman" w:hAnsi="Times New Roman" w:cs="Times New Roman"/>
          <w:sz w:val="24"/>
          <w:szCs w:val="24"/>
        </w:rPr>
      </w:pPr>
      <w:r w:rsidRPr="00CD3723">
        <w:rPr>
          <w:rFonts w:eastAsia="Times New Roman" w:cs="Arial"/>
          <w:b/>
          <w:bCs/>
          <w:color w:val="000000"/>
          <w:sz w:val="28"/>
          <w:szCs w:val="28"/>
        </w:rPr>
        <w:t>Question 2</w:t>
      </w:r>
    </w:p>
    <w:p w14:paraId="1A52F27F" w14:textId="7F941EE6" w:rsidR="00A67B1A" w:rsidRPr="00CD3723" w:rsidRDefault="00A67B1A">
      <w:pPr>
        <w:spacing w:after="240" w:line="240" w:lineRule="auto"/>
        <w:rPr>
          <w:rFonts w:eastAsia="Times New Roman" w:cs="Arial"/>
          <w:color w:val="000000"/>
          <w:szCs w:val="21"/>
        </w:rPr>
      </w:pPr>
      <w:r w:rsidRPr="00CD3723">
        <w:rPr>
          <w:rFonts w:eastAsia="Times New Roman" w:cs="Arial"/>
          <w:color w:val="000000"/>
          <w:szCs w:val="21"/>
        </w:rPr>
        <w:t xml:space="preserve">Setting a vision or desired future state is the process of defining the desired pathway for a technology’s deployment. Before </w:t>
      </w:r>
      <w:r w:rsidR="004E31C8" w:rsidRPr="00CD3723">
        <w:rPr>
          <w:rFonts w:eastAsia="Times New Roman" w:cs="Arial"/>
          <w:color w:val="000000"/>
          <w:szCs w:val="21"/>
        </w:rPr>
        <w:t>using robots in</w:t>
      </w:r>
      <w:r w:rsidRPr="00CD3723">
        <w:rPr>
          <w:rFonts w:eastAsia="Times New Roman" w:cs="Arial"/>
          <w:color w:val="000000"/>
          <w:szCs w:val="21"/>
        </w:rPr>
        <w:t xml:space="preserve"> your organization, you will need to identify what you hope to achieve. Using Porter’s three generic strategies as a reference, describe how </w:t>
      </w:r>
      <w:r w:rsidR="004E31C8" w:rsidRPr="00CD3723">
        <w:t>robots</w:t>
      </w:r>
      <w:r w:rsidR="00A51E56" w:rsidRPr="00CD3723">
        <w:rPr>
          <w:rFonts w:eastAsia="Times New Roman" w:cs="Arial"/>
          <w:color w:val="000000"/>
          <w:szCs w:val="21"/>
        </w:rPr>
        <w:t xml:space="preserve"> </w:t>
      </w:r>
      <w:r w:rsidRPr="00CD3723">
        <w:rPr>
          <w:rFonts w:eastAsia="Times New Roman" w:cs="Arial"/>
          <w:color w:val="000000"/>
          <w:szCs w:val="21"/>
        </w:rPr>
        <w:t>will impact cost leadership, differentiation, or focus to give you a competitive edge.</w:t>
      </w:r>
    </w:p>
    <w:p w14:paraId="3F8BE13F" w14:textId="0CCB121E" w:rsidR="00A67B1A" w:rsidRPr="00CD3723" w:rsidRDefault="008C0E0B">
      <w:pPr>
        <w:spacing w:after="240" w:line="240" w:lineRule="auto"/>
        <w:rPr>
          <w:rFonts w:eastAsia="Times New Roman" w:cs="Arial"/>
          <w:color w:val="000000"/>
          <w:szCs w:val="21"/>
        </w:rPr>
      </w:pPr>
      <w:r w:rsidRPr="00CD3723">
        <w:rPr>
          <w:rFonts w:eastAsia="Times New Roman" w:cs="Arial"/>
          <w:color w:val="000000"/>
          <w:szCs w:val="21"/>
        </w:rPr>
        <w:t xml:space="preserve">Be sure to </w:t>
      </w:r>
      <w:r w:rsidR="00A67B1A" w:rsidRPr="00CD3723">
        <w:rPr>
          <w:rFonts w:eastAsia="Times New Roman" w:cs="Arial"/>
          <w:color w:val="000000"/>
          <w:szCs w:val="21"/>
        </w:rPr>
        <w:t>outlin</w:t>
      </w:r>
      <w:r w:rsidRPr="00CD3723">
        <w:rPr>
          <w:rFonts w:eastAsia="Times New Roman" w:cs="Arial"/>
          <w:color w:val="000000"/>
          <w:szCs w:val="21"/>
        </w:rPr>
        <w:t>e</w:t>
      </w:r>
      <w:r w:rsidR="00A67B1A" w:rsidRPr="00CD3723">
        <w:rPr>
          <w:rFonts w:eastAsia="Times New Roman" w:cs="Arial"/>
          <w:color w:val="000000"/>
          <w:szCs w:val="21"/>
        </w:rPr>
        <w:t xml:space="preserve"> your desired future state where </w:t>
      </w:r>
      <w:r w:rsidR="004E31C8" w:rsidRPr="00CD3723">
        <w:t>robots are</w:t>
      </w:r>
      <w:r w:rsidR="00A67B1A" w:rsidRPr="00CD3723">
        <w:rPr>
          <w:rFonts w:eastAsia="Times New Roman" w:cs="Arial"/>
          <w:color w:val="000000"/>
          <w:szCs w:val="21"/>
        </w:rPr>
        <w:t xml:space="preserve"> used in the organizational processes you discussed in Question 1.</w:t>
      </w:r>
      <w:r w:rsidRPr="00CD3723">
        <w:rPr>
          <w:rFonts w:eastAsia="Times New Roman" w:cs="Arial"/>
          <w:color w:val="000000"/>
          <w:szCs w:val="21"/>
        </w:rPr>
        <w:t xml:space="preserve"> (Max. 200 words in total.)</w:t>
      </w:r>
    </w:p>
    <w:p w14:paraId="36AA231B" w14:textId="66C71216" w:rsidR="00A67B1A" w:rsidRPr="00CD3723" w:rsidRDefault="00A67B1A">
      <w:pPr>
        <w:spacing w:after="240" w:line="240" w:lineRule="auto"/>
        <w:rPr>
          <w:rFonts w:eastAsia="Times New Roman" w:cs="Arial"/>
          <w:color w:val="000000"/>
          <w:szCs w:val="21"/>
        </w:rPr>
      </w:pPr>
      <w:r w:rsidRPr="00CD3723">
        <w:rPr>
          <w:rFonts w:eastAsia="Times New Roman" w:cs="Arial"/>
          <w:color w:val="000000"/>
          <w:szCs w:val="21"/>
        </w:rPr>
        <w:t>Start writing here:</w:t>
      </w:r>
    </w:p>
    <w:p w14:paraId="7E0DC302" w14:textId="0C751907" w:rsidR="00BB40BB" w:rsidRDefault="00391B0D">
      <w:pPr>
        <w:spacing w:after="240" w:line="240" w:lineRule="auto"/>
        <w:rPr>
          <w:ins w:id="58" w:author="BATJARGAL Tuguldur" w:date="2017-12-05T23:44:00Z"/>
          <w:rFonts w:eastAsia="Times New Roman" w:cs="Arial"/>
          <w:color w:val="000000"/>
          <w:szCs w:val="21"/>
        </w:rPr>
      </w:pPr>
      <w:ins w:id="59" w:author="BATJARGAL Tuguldur" w:date="2017-12-05T23:36:00Z">
        <w:r>
          <w:rPr>
            <w:rFonts w:eastAsia="Times New Roman" w:cs="Arial"/>
            <w:color w:val="000000"/>
            <w:szCs w:val="21"/>
          </w:rPr>
          <w:t xml:space="preserve">I believe robotics </w:t>
        </w:r>
      </w:ins>
      <w:ins w:id="60" w:author="BATJARGAL Tuguldur" w:date="2017-12-05T23:40:00Z">
        <w:r w:rsidR="00F90860">
          <w:rPr>
            <w:rFonts w:eastAsia="Times New Roman" w:cs="Arial"/>
            <w:color w:val="000000"/>
            <w:szCs w:val="21"/>
          </w:rPr>
          <w:t xml:space="preserve">will have </w:t>
        </w:r>
      </w:ins>
      <w:ins w:id="61" w:author="BATJARGAL Tuguldur" w:date="2017-12-06T00:05:00Z">
        <w:r w:rsidR="002F31C8">
          <w:rPr>
            <w:rFonts w:eastAsia="Times New Roman" w:cs="Arial"/>
            <w:color w:val="000000"/>
            <w:szCs w:val="21"/>
          </w:rPr>
          <w:t xml:space="preserve">a significant impact </w:t>
        </w:r>
      </w:ins>
      <w:ins w:id="62" w:author="BATJARGAL Tuguldur" w:date="2017-12-05T23:41:00Z">
        <w:r w:rsidR="00F90860">
          <w:rPr>
            <w:rFonts w:eastAsia="Times New Roman" w:cs="Arial"/>
            <w:color w:val="000000"/>
            <w:szCs w:val="21"/>
          </w:rPr>
          <w:t xml:space="preserve">on future </w:t>
        </w:r>
      </w:ins>
      <w:ins w:id="63" w:author="BATJARGAL Tuguldur" w:date="2017-12-05T23:42:00Z">
        <w:r w:rsidR="00F90860">
          <w:rPr>
            <w:rFonts w:eastAsia="Times New Roman" w:cs="Arial"/>
            <w:color w:val="000000"/>
            <w:szCs w:val="21"/>
          </w:rPr>
          <w:t>organizations</w:t>
        </w:r>
      </w:ins>
      <w:ins w:id="64" w:author="BATJARGAL Tuguldur" w:date="2017-12-05T23:41:00Z">
        <w:r w:rsidR="00F90860">
          <w:rPr>
            <w:rFonts w:eastAsia="Times New Roman" w:cs="Arial"/>
            <w:color w:val="000000"/>
            <w:szCs w:val="21"/>
          </w:rPr>
          <w:t xml:space="preserve">. </w:t>
        </w:r>
      </w:ins>
      <w:ins w:id="65" w:author="BATJARGAL Tuguldur" w:date="2017-12-06T00:05:00Z">
        <w:r w:rsidR="002F31C8">
          <w:rPr>
            <w:rFonts w:eastAsia="Times New Roman" w:cs="Arial"/>
            <w:color w:val="000000"/>
            <w:szCs w:val="21"/>
          </w:rPr>
          <w:t xml:space="preserve">The </w:t>
        </w:r>
      </w:ins>
      <w:ins w:id="66" w:author="BATJARGAL Tuguldur" w:date="2017-12-05T23:41:00Z">
        <w:r w:rsidR="002F31C8">
          <w:rPr>
            <w:rFonts w:eastAsia="Times New Roman" w:cs="Arial"/>
            <w:color w:val="000000"/>
            <w:szCs w:val="21"/>
          </w:rPr>
          <w:t>f</w:t>
        </w:r>
        <w:r w:rsidR="00F90860">
          <w:rPr>
            <w:rFonts w:eastAsia="Times New Roman" w:cs="Arial"/>
            <w:color w:val="000000"/>
            <w:szCs w:val="21"/>
          </w:rPr>
          <w:t xml:space="preserve">inancial </w:t>
        </w:r>
      </w:ins>
      <w:ins w:id="67" w:author="BATJARGAL Tuguldur" w:date="2017-12-06T00:06:00Z">
        <w:r w:rsidR="002F31C8">
          <w:rPr>
            <w:rFonts w:eastAsia="Times New Roman" w:cs="Arial"/>
            <w:color w:val="000000"/>
            <w:szCs w:val="21"/>
          </w:rPr>
          <w:t>service sector</w:t>
        </w:r>
      </w:ins>
      <w:ins w:id="68" w:author="BATJARGAL Tuguldur" w:date="2017-12-05T23:42:00Z">
        <w:r w:rsidR="00F90860">
          <w:rPr>
            <w:rFonts w:eastAsia="Times New Roman" w:cs="Arial"/>
            <w:color w:val="000000"/>
            <w:szCs w:val="21"/>
          </w:rPr>
          <w:t xml:space="preserve"> will be one of</w:t>
        </w:r>
      </w:ins>
      <w:ins w:id="69" w:author="BATJARGAL Tuguldur" w:date="2017-12-05T23:43:00Z">
        <w:r w:rsidR="00F90860">
          <w:rPr>
            <w:rFonts w:eastAsia="Times New Roman" w:cs="Arial"/>
            <w:color w:val="000000"/>
            <w:szCs w:val="21"/>
          </w:rPr>
          <w:t xml:space="preserve"> the</w:t>
        </w:r>
      </w:ins>
      <w:ins w:id="70" w:author="BATJARGAL Tuguldur" w:date="2017-12-05T23:42:00Z">
        <w:r w:rsidR="00F90860">
          <w:rPr>
            <w:rFonts w:eastAsia="Times New Roman" w:cs="Arial"/>
            <w:color w:val="000000"/>
            <w:szCs w:val="21"/>
          </w:rPr>
          <w:t xml:space="preserve"> least impacted industry until robotics become mainstream and reliable.</w:t>
        </w:r>
      </w:ins>
      <w:ins w:id="71" w:author="BATJARGAL Tuguldur" w:date="2017-12-05T23:43:00Z">
        <w:r w:rsidR="00F90860">
          <w:rPr>
            <w:rFonts w:eastAsia="Times New Roman" w:cs="Arial"/>
            <w:color w:val="000000"/>
            <w:szCs w:val="21"/>
          </w:rPr>
          <w:t xml:space="preserve"> However, this does not mean </w:t>
        </w:r>
      </w:ins>
      <w:ins w:id="72" w:author="BATJARGAL Tuguldur" w:date="2017-12-05T23:44:00Z">
        <w:r w:rsidR="00F90860">
          <w:rPr>
            <w:rFonts w:eastAsia="Times New Roman" w:cs="Arial"/>
            <w:color w:val="000000"/>
            <w:szCs w:val="21"/>
          </w:rPr>
          <w:t>financial organization cannot utilize robots to achieve a competitive edge.</w:t>
        </w:r>
      </w:ins>
    </w:p>
    <w:p w14:paraId="3E764A12" w14:textId="45844170" w:rsidR="00F90860" w:rsidRDefault="00F90860">
      <w:pPr>
        <w:spacing w:after="240" w:line="240" w:lineRule="auto"/>
        <w:rPr>
          <w:ins w:id="73" w:author="BATJARGAL Tuguldur" w:date="2017-12-05T23:45:00Z"/>
          <w:rFonts w:eastAsia="Times New Roman" w:cs="Arial"/>
          <w:color w:val="000000"/>
          <w:szCs w:val="21"/>
        </w:rPr>
      </w:pPr>
      <w:ins w:id="74" w:author="BATJARGAL Tuguldur" w:date="2017-12-05T23:45:00Z">
        <w:r>
          <w:rPr>
            <w:rFonts w:eastAsia="Times New Roman" w:cs="Arial"/>
            <w:color w:val="000000"/>
            <w:szCs w:val="21"/>
          </w:rPr>
          <w:t>Cost leadership:</w:t>
        </w:r>
      </w:ins>
    </w:p>
    <w:p w14:paraId="53141C08" w14:textId="0CB6ABD5" w:rsidR="00F90860" w:rsidRDefault="008E3576">
      <w:pPr>
        <w:spacing w:after="240" w:line="240" w:lineRule="auto"/>
        <w:rPr>
          <w:ins w:id="75" w:author="BATJARGAL Tuguldur" w:date="2017-12-05T23:52:00Z"/>
          <w:rFonts w:eastAsia="Times New Roman" w:cs="Arial"/>
          <w:color w:val="000000"/>
          <w:szCs w:val="21"/>
        </w:rPr>
      </w:pPr>
      <w:ins w:id="76" w:author="BATJARGAL Tuguldur" w:date="2017-12-05T23:48:00Z">
        <w:r>
          <w:rPr>
            <w:rFonts w:eastAsia="Times New Roman" w:cs="Arial"/>
            <w:color w:val="000000"/>
            <w:szCs w:val="21"/>
          </w:rPr>
          <w:t xml:space="preserve">Mobile branch </w:t>
        </w:r>
      </w:ins>
      <w:ins w:id="77" w:author="BATJARGAL Tuguldur" w:date="2017-12-05T23:49:00Z">
        <w:r>
          <w:rPr>
            <w:rFonts w:eastAsia="Times New Roman" w:cs="Arial"/>
            <w:color w:val="000000"/>
            <w:szCs w:val="21"/>
          </w:rPr>
          <w:t xml:space="preserve">banking service </w:t>
        </w:r>
      </w:ins>
      <w:ins w:id="78" w:author="BATJARGAL Tuguldur" w:date="2017-12-05T23:48:00Z">
        <w:r>
          <w:rPr>
            <w:rFonts w:eastAsia="Times New Roman" w:cs="Arial"/>
            <w:color w:val="000000"/>
            <w:szCs w:val="21"/>
          </w:rPr>
          <w:t xml:space="preserve">is a great idea which helps customers to access </w:t>
        </w:r>
      </w:ins>
      <w:ins w:id="79" w:author="BATJARGAL Tuguldur" w:date="2017-12-05T23:49:00Z">
        <w:r>
          <w:rPr>
            <w:rFonts w:eastAsia="Times New Roman" w:cs="Arial"/>
            <w:color w:val="000000"/>
            <w:szCs w:val="21"/>
          </w:rPr>
          <w:t xml:space="preserve">vital </w:t>
        </w:r>
      </w:ins>
      <w:ins w:id="80" w:author="BATJARGAL Tuguldur" w:date="2017-12-05T23:48:00Z">
        <w:r>
          <w:rPr>
            <w:rFonts w:eastAsia="Times New Roman" w:cs="Arial"/>
            <w:color w:val="000000"/>
            <w:szCs w:val="21"/>
          </w:rPr>
          <w:t>banking services in</w:t>
        </w:r>
      </w:ins>
      <w:ins w:id="81" w:author="BATJARGAL Tuguldur" w:date="2017-12-05T23:49:00Z">
        <w:r>
          <w:rPr>
            <w:rFonts w:eastAsia="Times New Roman" w:cs="Arial"/>
            <w:color w:val="000000"/>
            <w:szCs w:val="21"/>
          </w:rPr>
          <w:t xml:space="preserve"> remote locations. However, it is </w:t>
        </w:r>
      </w:ins>
      <w:ins w:id="82" w:author="BATJARGAL Tuguldur" w:date="2017-12-06T00:07:00Z">
        <w:r w:rsidR="002F31C8">
          <w:rPr>
            <w:rFonts w:eastAsia="Times New Roman" w:cs="Arial"/>
            <w:color w:val="000000"/>
            <w:szCs w:val="21"/>
          </w:rPr>
          <w:t>costly</w:t>
        </w:r>
      </w:ins>
      <w:ins w:id="83" w:author="BATJARGAL Tuguldur" w:date="2017-12-05T23:49:00Z">
        <w:r>
          <w:rPr>
            <w:rFonts w:eastAsia="Times New Roman" w:cs="Arial"/>
            <w:color w:val="000000"/>
            <w:szCs w:val="21"/>
          </w:rPr>
          <w:t xml:space="preserve"> to have </w:t>
        </w:r>
      </w:ins>
      <w:ins w:id="84" w:author="BATJARGAL Tuguldur" w:date="2017-12-06T00:06:00Z">
        <w:r w:rsidR="002F31C8">
          <w:rPr>
            <w:rFonts w:eastAsia="Times New Roman" w:cs="Arial"/>
            <w:color w:val="000000"/>
            <w:szCs w:val="21"/>
          </w:rPr>
          <w:t xml:space="preserve">a </w:t>
        </w:r>
      </w:ins>
      <w:ins w:id="85" w:author="BATJARGAL Tuguldur" w:date="2017-12-05T23:49:00Z">
        <w:r>
          <w:rPr>
            <w:rFonts w:eastAsia="Times New Roman" w:cs="Arial"/>
            <w:color w:val="000000"/>
            <w:szCs w:val="21"/>
          </w:rPr>
          <w:t xml:space="preserve">large fleet of mobile branches. Autonomous </w:t>
        </w:r>
      </w:ins>
      <w:ins w:id="86" w:author="BATJARGAL Tuguldur" w:date="2017-12-05T23:51:00Z">
        <w:r>
          <w:rPr>
            <w:rFonts w:eastAsia="Times New Roman" w:cs="Arial"/>
            <w:color w:val="000000"/>
            <w:szCs w:val="21"/>
          </w:rPr>
          <w:t>vehicle technology</w:t>
        </w:r>
      </w:ins>
      <w:ins w:id="87" w:author="BATJARGAL Tuguldur" w:date="2017-12-05T23:49:00Z">
        <w:r>
          <w:rPr>
            <w:rFonts w:eastAsia="Times New Roman" w:cs="Arial"/>
            <w:color w:val="000000"/>
            <w:szCs w:val="21"/>
          </w:rPr>
          <w:t xml:space="preserve"> can reduce the operating cost while increasing the number of available</w:t>
        </w:r>
      </w:ins>
      <w:ins w:id="88" w:author="BATJARGAL Tuguldur" w:date="2017-12-05T23:51:00Z">
        <w:r>
          <w:rPr>
            <w:rFonts w:eastAsia="Times New Roman" w:cs="Arial"/>
            <w:color w:val="000000"/>
            <w:szCs w:val="21"/>
          </w:rPr>
          <w:t xml:space="preserve"> mobile branches. Those mobile branches can be fully automated</w:t>
        </w:r>
      </w:ins>
      <w:ins w:id="89" w:author="BATJARGAL Tuguldur" w:date="2017-12-05T23:52:00Z">
        <w:r>
          <w:rPr>
            <w:rFonts w:eastAsia="Times New Roman" w:cs="Arial"/>
            <w:color w:val="000000"/>
            <w:szCs w:val="21"/>
          </w:rPr>
          <w:t xml:space="preserve"> to further reduce cost in the future.</w:t>
        </w:r>
      </w:ins>
      <w:ins w:id="90" w:author="BATJARGAL Tuguldur" w:date="2017-12-05T23:53:00Z">
        <w:r>
          <w:rPr>
            <w:rFonts w:eastAsia="Times New Roman" w:cs="Arial"/>
            <w:color w:val="000000"/>
            <w:szCs w:val="21"/>
          </w:rPr>
          <w:t xml:space="preserve"> </w:t>
        </w:r>
      </w:ins>
    </w:p>
    <w:p w14:paraId="4469D1AE" w14:textId="0AA1EFC8" w:rsidR="008E3576" w:rsidRDefault="008E3576">
      <w:pPr>
        <w:spacing w:after="240" w:line="240" w:lineRule="auto"/>
        <w:rPr>
          <w:ins w:id="91" w:author="BATJARGAL Tuguldur" w:date="2017-12-05T23:52:00Z"/>
          <w:rFonts w:eastAsia="Times New Roman" w:cs="Arial"/>
          <w:color w:val="000000"/>
          <w:szCs w:val="21"/>
        </w:rPr>
      </w:pPr>
      <w:ins w:id="92" w:author="BATJARGAL Tuguldur" w:date="2017-12-05T23:52:00Z">
        <w:r>
          <w:rPr>
            <w:rFonts w:eastAsia="Times New Roman" w:cs="Arial"/>
            <w:color w:val="000000"/>
            <w:szCs w:val="21"/>
          </w:rPr>
          <w:t>Differentiation:</w:t>
        </w:r>
      </w:ins>
    </w:p>
    <w:p w14:paraId="20DAF2D1" w14:textId="0E43665E" w:rsidR="008E3576" w:rsidRDefault="008E3576">
      <w:pPr>
        <w:spacing w:after="240" w:line="240" w:lineRule="auto"/>
        <w:rPr>
          <w:ins w:id="93" w:author="BATJARGAL Tuguldur" w:date="2017-12-06T00:01:00Z"/>
          <w:rFonts w:eastAsia="Times New Roman" w:cs="Arial"/>
          <w:color w:val="000000"/>
          <w:szCs w:val="21"/>
        </w:rPr>
      </w:pPr>
      <w:ins w:id="94" w:author="BATJARGAL Tuguldur" w:date="2017-12-05T23:57:00Z">
        <w:r>
          <w:rPr>
            <w:rFonts w:eastAsia="Times New Roman" w:cs="Arial"/>
            <w:color w:val="000000"/>
            <w:szCs w:val="21"/>
          </w:rPr>
          <w:t>Automated branches will have the abilit</w:t>
        </w:r>
        <w:r w:rsidR="00A86F3C">
          <w:rPr>
            <w:rFonts w:eastAsia="Times New Roman" w:cs="Arial"/>
            <w:color w:val="000000"/>
            <w:szCs w:val="21"/>
          </w:rPr>
          <w:t xml:space="preserve">y to provide </w:t>
        </w:r>
      </w:ins>
      <w:ins w:id="95" w:author="BATJARGAL Tuguldur" w:date="2017-12-06T00:07:00Z">
        <w:r w:rsidR="002F31C8">
          <w:rPr>
            <w:rFonts w:eastAsia="Times New Roman" w:cs="Arial"/>
            <w:color w:val="000000"/>
            <w:szCs w:val="21"/>
          </w:rPr>
          <w:t xml:space="preserve">a </w:t>
        </w:r>
      </w:ins>
      <w:ins w:id="96" w:author="BATJARGAL Tuguldur" w:date="2017-12-05T23:57:00Z">
        <w:r w:rsidR="00A86F3C">
          <w:rPr>
            <w:rFonts w:eastAsia="Times New Roman" w:cs="Arial"/>
            <w:color w:val="000000"/>
            <w:szCs w:val="21"/>
          </w:rPr>
          <w:t xml:space="preserve">variety of features to our customers. These </w:t>
        </w:r>
      </w:ins>
      <w:ins w:id="97" w:author="BATJARGAL Tuguldur" w:date="2017-12-05T23:58:00Z">
        <w:r w:rsidR="00A86F3C">
          <w:rPr>
            <w:rFonts w:eastAsia="Times New Roman" w:cs="Arial"/>
            <w:color w:val="000000"/>
            <w:szCs w:val="21"/>
          </w:rPr>
          <w:t xml:space="preserve">features could be providing services in multiple languages or </w:t>
        </w:r>
      </w:ins>
      <w:ins w:id="98" w:author="BATJARGAL Tuguldur" w:date="2017-12-05T23:59:00Z">
        <w:r w:rsidR="00A86F3C">
          <w:rPr>
            <w:rFonts w:eastAsia="Times New Roman" w:cs="Arial"/>
            <w:color w:val="000000"/>
            <w:szCs w:val="21"/>
          </w:rPr>
          <w:t>specialized</w:t>
        </w:r>
      </w:ins>
      <w:ins w:id="99" w:author="BATJARGAL Tuguldur" w:date="2017-12-05T23:58:00Z">
        <w:r w:rsidR="00A86F3C">
          <w:rPr>
            <w:rFonts w:eastAsia="Times New Roman" w:cs="Arial"/>
            <w:color w:val="000000"/>
            <w:szCs w:val="21"/>
          </w:rPr>
          <w:t xml:space="preserve"> </w:t>
        </w:r>
      </w:ins>
      <w:ins w:id="100" w:author="BATJARGAL Tuguldur" w:date="2017-12-05T23:59:00Z">
        <w:r w:rsidR="00A86F3C">
          <w:rPr>
            <w:rFonts w:eastAsia="Times New Roman" w:cs="Arial"/>
            <w:color w:val="000000"/>
            <w:szCs w:val="21"/>
          </w:rPr>
          <w:t>tasks such as sign language.</w:t>
        </w:r>
      </w:ins>
      <w:ins w:id="101" w:author="BATJARGAL Tuguldur" w:date="2017-12-05T23:56:00Z">
        <w:r>
          <w:rPr>
            <w:rFonts w:eastAsia="Times New Roman" w:cs="Arial"/>
            <w:color w:val="000000"/>
            <w:szCs w:val="21"/>
          </w:rPr>
          <w:t xml:space="preserve"> </w:t>
        </w:r>
      </w:ins>
      <w:ins w:id="102" w:author="BATJARGAL Tuguldur" w:date="2017-12-05T23:59:00Z">
        <w:r w:rsidR="00A86F3C">
          <w:rPr>
            <w:rFonts w:eastAsia="Times New Roman" w:cs="Arial"/>
            <w:color w:val="000000"/>
            <w:szCs w:val="21"/>
          </w:rPr>
          <w:t>Those branches will have access to machine learning technologies to provide customized services and product</w:t>
        </w:r>
      </w:ins>
      <w:ins w:id="103" w:author="BATJARGAL Tuguldur" w:date="2017-12-06T00:01:00Z">
        <w:r w:rsidR="00A86F3C">
          <w:rPr>
            <w:rFonts w:eastAsia="Times New Roman" w:cs="Arial"/>
            <w:color w:val="000000"/>
            <w:szCs w:val="21"/>
          </w:rPr>
          <w:t>s</w:t>
        </w:r>
      </w:ins>
      <w:ins w:id="104" w:author="BATJARGAL Tuguldur" w:date="2017-12-05T23:59:00Z">
        <w:r w:rsidR="00A86F3C">
          <w:rPr>
            <w:rFonts w:eastAsia="Times New Roman" w:cs="Arial"/>
            <w:color w:val="000000"/>
            <w:szCs w:val="21"/>
          </w:rPr>
          <w:t>.</w:t>
        </w:r>
      </w:ins>
    </w:p>
    <w:p w14:paraId="1D4AEBB8" w14:textId="19A652FD" w:rsidR="00A86F3C" w:rsidRDefault="00A86F3C">
      <w:pPr>
        <w:spacing w:after="240" w:line="240" w:lineRule="auto"/>
        <w:rPr>
          <w:ins w:id="105" w:author="BATJARGAL Tuguldur" w:date="2017-12-06T00:01:00Z"/>
          <w:rFonts w:eastAsia="Times New Roman" w:cs="Arial"/>
          <w:color w:val="000000"/>
          <w:szCs w:val="21"/>
        </w:rPr>
      </w:pPr>
      <w:ins w:id="106" w:author="BATJARGAL Tuguldur" w:date="2017-12-06T00:01:00Z">
        <w:r>
          <w:rPr>
            <w:rFonts w:eastAsia="Times New Roman" w:cs="Arial"/>
            <w:color w:val="000000"/>
            <w:szCs w:val="21"/>
          </w:rPr>
          <w:lastRenderedPageBreak/>
          <w:t>Focus:</w:t>
        </w:r>
      </w:ins>
    </w:p>
    <w:p w14:paraId="5E41B414" w14:textId="2AB42E26" w:rsidR="00A86F3C" w:rsidRDefault="00A86F3C">
      <w:pPr>
        <w:spacing w:after="240" w:line="240" w:lineRule="auto"/>
        <w:rPr>
          <w:ins w:id="107" w:author="BATJARGAL Tuguldur" w:date="2017-12-06T00:03:00Z"/>
          <w:rFonts w:eastAsia="Times New Roman" w:cs="Arial"/>
          <w:color w:val="000000"/>
          <w:szCs w:val="21"/>
        </w:rPr>
      </w:pPr>
      <w:ins w:id="108" w:author="BATJARGAL Tuguldur" w:date="2017-12-06T00:01:00Z">
        <w:r>
          <w:rPr>
            <w:rFonts w:eastAsia="Times New Roman" w:cs="Arial"/>
            <w:color w:val="000000"/>
            <w:szCs w:val="21"/>
          </w:rPr>
          <w:t xml:space="preserve">Personal banking robots can help us to focus on </w:t>
        </w:r>
      </w:ins>
      <w:ins w:id="109" w:author="BATJARGAL Tuguldur" w:date="2017-12-06T00:03:00Z">
        <w:r>
          <w:rPr>
            <w:rFonts w:eastAsia="Times New Roman" w:cs="Arial"/>
            <w:color w:val="000000"/>
            <w:szCs w:val="21"/>
          </w:rPr>
          <w:t>a segment</w:t>
        </w:r>
      </w:ins>
      <w:ins w:id="110" w:author="BATJARGAL Tuguldur" w:date="2017-12-06T00:01:00Z">
        <w:r>
          <w:rPr>
            <w:rFonts w:eastAsia="Times New Roman" w:cs="Arial"/>
            <w:color w:val="000000"/>
            <w:szCs w:val="21"/>
          </w:rPr>
          <w:t xml:space="preserve"> </w:t>
        </w:r>
      </w:ins>
      <w:ins w:id="111" w:author="BATJARGAL Tuguldur" w:date="2017-12-06T00:08:00Z">
        <w:r w:rsidR="002F31C8">
          <w:rPr>
            <w:rFonts w:eastAsia="Times New Roman" w:cs="Arial"/>
            <w:color w:val="000000"/>
            <w:szCs w:val="21"/>
          </w:rPr>
          <w:t>of</w:t>
        </w:r>
      </w:ins>
      <w:ins w:id="112" w:author="BATJARGAL Tuguldur" w:date="2017-12-06T00:01:00Z">
        <w:r>
          <w:rPr>
            <w:rFonts w:eastAsia="Times New Roman" w:cs="Arial"/>
            <w:color w:val="000000"/>
            <w:szCs w:val="21"/>
          </w:rPr>
          <w:t xml:space="preserve"> </w:t>
        </w:r>
      </w:ins>
      <w:ins w:id="113" w:author="BATJARGAL Tuguldur" w:date="2017-12-06T00:08:00Z">
        <w:r w:rsidR="002F31C8">
          <w:rPr>
            <w:rFonts w:eastAsia="Times New Roman" w:cs="Arial"/>
            <w:color w:val="000000"/>
            <w:szCs w:val="21"/>
          </w:rPr>
          <w:t xml:space="preserve">customers like </w:t>
        </w:r>
      </w:ins>
      <w:ins w:id="114" w:author="BATJARGAL Tuguldur" w:date="2017-12-06T00:01:00Z">
        <w:r>
          <w:rPr>
            <w:rFonts w:eastAsia="Times New Roman" w:cs="Arial"/>
            <w:color w:val="000000"/>
            <w:szCs w:val="21"/>
          </w:rPr>
          <w:t>disabled and wealthy customers.</w:t>
        </w:r>
      </w:ins>
      <w:ins w:id="115" w:author="BATJARGAL Tuguldur" w:date="2017-12-06T00:02:00Z">
        <w:r>
          <w:rPr>
            <w:rFonts w:eastAsia="Times New Roman" w:cs="Arial"/>
            <w:color w:val="000000"/>
            <w:szCs w:val="21"/>
          </w:rPr>
          <w:t xml:space="preserve"> Those segments have different needs where robots can be specialized to meet those requirements.</w:t>
        </w:r>
      </w:ins>
    </w:p>
    <w:p w14:paraId="6B8C2EE8" w14:textId="677C9757" w:rsidR="00A86F3C" w:rsidRDefault="00A86F3C">
      <w:pPr>
        <w:spacing w:after="240" w:line="240" w:lineRule="auto"/>
        <w:rPr>
          <w:ins w:id="116" w:author="BATJARGAL Tuguldur" w:date="2017-12-06T00:03:00Z"/>
          <w:rFonts w:eastAsia="Times New Roman" w:cs="Arial"/>
          <w:color w:val="000000"/>
          <w:szCs w:val="21"/>
        </w:rPr>
      </w:pPr>
      <w:ins w:id="117" w:author="BATJARGAL Tuguldur" w:date="2017-12-06T00:03:00Z">
        <w:r>
          <w:rPr>
            <w:rFonts w:eastAsia="Times New Roman" w:cs="Arial"/>
            <w:color w:val="000000"/>
            <w:szCs w:val="21"/>
          </w:rPr>
          <w:t>Conclusion:</w:t>
        </w:r>
      </w:ins>
    </w:p>
    <w:p w14:paraId="04E1DA33" w14:textId="3E7D7BCA" w:rsidR="00A86F3C" w:rsidRPr="00CD3723" w:rsidRDefault="00A86F3C">
      <w:pPr>
        <w:spacing w:after="240" w:line="240" w:lineRule="auto"/>
        <w:rPr>
          <w:rFonts w:eastAsia="Times New Roman" w:cs="Arial"/>
          <w:color w:val="000000"/>
          <w:szCs w:val="21"/>
        </w:rPr>
      </w:pPr>
      <w:ins w:id="118" w:author="BATJARGAL Tuguldur" w:date="2017-12-06T00:03:00Z">
        <w:r>
          <w:rPr>
            <w:rFonts w:eastAsia="Times New Roman" w:cs="Arial"/>
            <w:color w:val="000000"/>
            <w:szCs w:val="21"/>
          </w:rPr>
          <w:t>Robotics</w:t>
        </w:r>
      </w:ins>
      <w:ins w:id="119" w:author="BATJARGAL Tuguldur" w:date="2017-12-06T00:04:00Z">
        <w:r>
          <w:rPr>
            <w:rFonts w:eastAsia="Times New Roman" w:cs="Arial"/>
            <w:color w:val="000000"/>
            <w:szCs w:val="21"/>
          </w:rPr>
          <w:t xml:space="preserve"> have potential to</w:t>
        </w:r>
      </w:ins>
      <w:ins w:id="120" w:author="BATJARGAL Tuguldur" w:date="2017-12-06T00:03:00Z">
        <w:r>
          <w:rPr>
            <w:rFonts w:eastAsia="Times New Roman" w:cs="Arial"/>
            <w:color w:val="000000"/>
            <w:szCs w:val="21"/>
          </w:rPr>
          <w:t xml:space="preserve"> provide us with many strategic advantages.</w:t>
        </w:r>
      </w:ins>
    </w:p>
    <w:p w14:paraId="38118F63" w14:textId="77777777" w:rsidR="00A67B1A" w:rsidRPr="00CD3723" w:rsidRDefault="00A67B1A">
      <w:pPr>
        <w:spacing w:after="240" w:line="240" w:lineRule="auto"/>
        <w:rPr>
          <w:rFonts w:ascii="Times New Roman" w:eastAsia="Times New Roman" w:hAnsi="Times New Roman" w:cs="Times New Roman"/>
          <w:sz w:val="24"/>
          <w:szCs w:val="24"/>
        </w:rPr>
      </w:pPr>
      <w:r w:rsidRPr="00CD3723">
        <w:rPr>
          <w:rFonts w:eastAsia="Times New Roman" w:cs="Arial"/>
          <w:b/>
          <w:bCs/>
          <w:color w:val="000000"/>
          <w:sz w:val="28"/>
          <w:szCs w:val="28"/>
        </w:rPr>
        <w:t>Question 3</w:t>
      </w:r>
    </w:p>
    <w:p w14:paraId="14B694DF" w14:textId="6CE7DC2E" w:rsidR="00A67B1A" w:rsidRPr="00CD3723" w:rsidRDefault="00A67B1A">
      <w:pPr>
        <w:spacing w:after="240" w:line="240" w:lineRule="auto"/>
        <w:rPr>
          <w:rFonts w:ascii="Times New Roman" w:eastAsia="Times New Roman" w:hAnsi="Times New Roman" w:cs="Times New Roman"/>
          <w:szCs w:val="21"/>
        </w:rPr>
      </w:pPr>
      <w:r w:rsidRPr="00CD3723">
        <w:rPr>
          <w:rFonts w:eastAsia="Times New Roman" w:cs="Arial"/>
          <w:color w:val="000000"/>
          <w:szCs w:val="21"/>
        </w:rPr>
        <w:t xml:space="preserve">Consider the technical and leadership or managerial requirements of rolling out </w:t>
      </w:r>
      <w:r w:rsidR="004E31C8" w:rsidRPr="00CD3723">
        <w:t>robots</w:t>
      </w:r>
      <w:r w:rsidRPr="00CD3723">
        <w:rPr>
          <w:rFonts w:eastAsia="Times New Roman" w:cs="Arial"/>
          <w:color w:val="000000"/>
          <w:szCs w:val="21"/>
        </w:rPr>
        <w:t xml:space="preserve"> across the areas you have identified in Question 1. </w:t>
      </w:r>
      <w:r w:rsidR="008C0E0B" w:rsidRPr="00CD3723">
        <w:rPr>
          <w:rFonts w:eastAsia="Times New Roman" w:cs="Arial"/>
          <w:color w:val="000000"/>
          <w:szCs w:val="21"/>
        </w:rPr>
        <w:t>C</w:t>
      </w:r>
      <w:r w:rsidRPr="00CD3723">
        <w:rPr>
          <w:rFonts w:eastAsia="Times New Roman" w:cs="Arial"/>
          <w:color w:val="000000"/>
          <w:szCs w:val="21"/>
        </w:rPr>
        <w:t>over the following questions</w:t>
      </w:r>
      <w:r w:rsidR="008C0E0B" w:rsidRPr="00CD3723">
        <w:rPr>
          <w:rFonts w:eastAsia="Times New Roman" w:cs="Arial"/>
          <w:color w:val="000000"/>
          <w:szCs w:val="21"/>
        </w:rPr>
        <w:t xml:space="preserve"> in your answer</w:t>
      </w:r>
      <w:r w:rsidRPr="00CD3723">
        <w:rPr>
          <w:rFonts w:eastAsia="Times New Roman" w:cs="Arial"/>
          <w:color w:val="000000"/>
          <w:szCs w:val="21"/>
        </w:rPr>
        <w:t>:</w:t>
      </w:r>
    </w:p>
    <w:p w14:paraId="3B79E290" w14:textId="77777777" w:rsidR="00A67B1A" w:rsidRPr="00CD3723" w:rsidRDefault="00A67B1A">
      <w:pPr>
        <w:numPr>
          <w:ilvl w:val="0"/>
          <w:numId w:val="5"/>
        </w:numPr>
        <w:spacing w:after="240" w:line="240" w:lineRule="auto"/>
        <w:textAlignment w:val="baseline"/>
        <w:rPr>
          <w:rFonts w:eastAsia="Times New Roman" w:cs="Arial"/>
          <w:color w:val="000000"/>
          <w:szCs w:val="21"/>
        </w:rPr>
      </w:pPr>
      <w:r w:rsidRPr="00CD3723">
        <w:rPr>
          <w:rFonts w:eastAsia="Times New Roman" w:cs="Arial"/>
          <w:color w:val="000000"/>
          <w:szCs w:val="21"/>
        </w:rPr>
        <w:t>Who should be involved in implementing the proposed initiative, and what should the scope of their roles be?</w:t>
      </w:r>
    </w:p>
    <w:p w14:paraId="4DF586F4" w14:textId="77777777" w:rsidR="00A67B1A" w:rsidRPr="00CD3723" w:rsidRDefault="00A67B1A">
      <w:pPr>
        <w:numPr>
          <w:ilvl w:val="0"/>
          <w:numId w:val="5"/>
        </w:numPr>
        <w:spacing w:after="240" w:line="240" w:lineRule="auto"/>
        <w:textAlignment w:val="baseline"/>
        <w:rPr>
          <w:rFonts w:eastAsia="Times New Roman" w:cs="Arial"/>
          <w:color w:val="000000"/>
          <w:szCs w:val="21"/>
        </w:rPr>
      </w:pPr>
      <w:r w:rsidRPr="00CD3723">
        <w:rPr>
          <w:rFonts w:eastAsia="Times New Roman" w:cs="Arial"/>
          <w:color w:val="000000"/>
          <w:szCs w:val="21"/>
        </w:rPr>
        <w:t>How does the proposed initiative fit in with the business strategy and IT strategy?</w:t>
      </w:r>
    </w:p>
    <w:p w14:paraId="5F4713E8" w14:textId="39A30962" w:rsidR="00A67B1A" w:rsidRPr="00CD3723" w:rsidRDefault="00A67B1A">
      <w:pPr>
        <w:numPr>
          <w:ilvl w:val="0"/>
          <w:numId w:val="5"/>
        </w:numPr>
        <w:spacing w:after="240" w:line="240" w:lineRule="auto"/>
        <w:textAlignment w:val="baseline"/>
        <w:rPr>
          <w:rFonts w:eastAsia="Times New Roman" w:cs="Arial"/>
          <w:color w:val="000000"/>
          <w:szCs w:val="21"/>
        </w:rPr>
      </w:pPr>
      <w:r w:rsidRPr="00CD3723">
        <w:rPr>
          <w:rFonts w:eastAsia="Times New Roman" w:cs="Arial"/>
          <w:color w:val="000000"/>
          <w:szCs w:val="21"/>
        </w:rPr>
        <w:t>What are some technical considerations and requirements for implementation?</w:t>
      </w:r>
    </w:p>
    <w:p w14:paraId="3EABD483" w14:textId="36CE636A" w:rsidR="008C0E0B" w:rsidRPr="00CD3723" w:rsidRDefault="008C0E0B">
      <w:pPr>
        <w:spacing w:after="240" w:line="240" w:lineRule="auto"/>
        <w:textAlignment w:val="baseline"/>
        <w:rPr>
          <w:rFonts w:eastAsia="Times New Roman" w:cs="Arial"/>
          <w:color w:val="000000"/>
          <w:szCs w:val="21"/>
        </w:rPr>
      </w:pPr>
      <w:r w:rsidRPr="00CD3723">
        <w:rPr>
          <w:rFonts w:eastAsia="Times New Roman" w:cs="Arial"/>
          <w:color w:val="000000"/>
          <w:szCs w:val="21"/>
        </w:rPr>
        <w:t xml:space="preserve">(Max. </w:t>
      </w:r>
      <w:r w:rsidR="00C7197F" w:rsidRPr="00CD3723">
        <w:rPr>
          <w:rFonts w:eastAsia="Times New Roman" w:cs="Arial"/>
          <w:color w:val="000000"/>
          <w:szCs w:val="21"/>
        </w:rPr>
        <w:t xml:space="preserve">300 </w:t>
      </w:r>
      <w:r w:rsidRPr="00CD3723">
        <w:rPr>
          <w:rFonts w:eastAsia="Times New Roman" w:cs="Arial"/>
          <w:color w:val="000000"/>
          <w:szCs w:val="21"/>
        </w:rPr>
        <w:t>words in total.)</w:t>
      </w:r>
    </w:p>
    <w:p w14:paraId="4AD90AA4" w14:textId="32B5067C" w:rsidR="00F62038" w:rsidRPr="00CD3723" w:rsidRDefault="00A67B1A">
      <w:pPr>
        <w:spacing w:after="240" w:line="240" w:lineRule="auto"/>
        <w:jc w:val="left"/>
        <w:rPr>
          <w:rFonts w:ascii="Times New Roman" w:eastAsia="Times New Roman" w:hAnsi="Times New Roman" w:cs="Times New Roman"/>
          <w:szCs w:val="21"/>
        </w:rPr>
      </w:pPr>
      <w:r w:rsidRPr="00CD3723">
        <w:rPr>
          <w:rFonts w:eastAsia="Times New Roman" w:cs="Arial"/>
          <w:color w:val="000000"/>
          <w:szCs w:val="21"/>
        </w:rPr>
        <w:t xml:space="preserve">Start writing here: </w:t>
      </w:r>
    </w:p>
    <w:p w14:paraId="037A120B" w14:textId="03F7BC87" w:rsidR="00DF743C" w:rsidRPr="00CD3723" w:rsidRDefault="00AB1B50">
      <w:pPr>
        <w:spacing w:after="240" w:line="240" w:lineRule="auto"/>
      </w:pPr>
      <w:ins w:id="121" w:author="BATJARGAL Tuguldur" w:date="2017-12-06T00:13:00Z">
        <w:r>
          <w:t xml:space="preserve">Implementing robotics project is </w:t>
        </w:r>
      </w:ins>
      <w:ins w:id="122" w:author="BATJARGAL Tuguldur" w:date="2017-12-06T00:14:00Z">
        <w:r>
          <w:t xml:space="preserve">a significant effort that has to be embedded in the </w:t>
        </w:r>
      </w:ins>
      <w:ins w:id="123" w:author="BATJARGAL Tuguldur" w:date="2017-12-06T00:15:00Z">
        <w:r>
          <w:t>organization’s</w:t>
        </w:r>
      </w:ins>
      <w:ins w:id="124" w:author="BATJARGAL Tuguldur" w:date="2017-12-06T00:14:00Z">
        <w:r>
          <w:t xml:space="preserve"> strategy</w:t>
        </w:r>
      </w:ins>
      <w:ins w:id="125" w:author="BATJARGAL Tuguldur" w:date="2017-12-06T00:21:00Z">
        <w:r w:rsidR="00E96F99">
          <w:t>.</w:t>
        </w:r>
      </w:ins>
      <w:ins w:id="126" w:author="BATJARGAL Tuguldur" w:date="2017-12-06T00:23:00Z">
        <w:r w:rsidR="00B90954">
          <w:t xml:space="preserve"> Robotics is still in its development stage</w:t>
        </w:r>
      </w:ins>
      <w:ins w:id="127" w:author="BATJARGAL Tuguldur" w:date="2017-12-06T00:24:00Z">
        <w:r w:rsidR="00B90954">
          <w:t xml:space="preserve"> which requires further advancement to be reliable.</w:t>
        </w:r>
      </w:ins>
      <w:ins w:id="128" w:author="BATJARGAL Tuguldur" w:date="2017-12-06T00:21:00Z">
        <w:r w:rsidR="00E96F99">
          <w:t xml:space="preserve"> </w:t>
        </w:r>
      </w:ins>
      <w:ins w:id="129" w:author="BATJARGAL Tuguldur" w:date="2017-12-06T00:24:00Z">
        <w:r w:rsidR="00B90954">
          <w:t xml:space="preserve">However, it has a significant future value where </w:t>
        </w:r>
      </w:ins>
      <w:ins w:id="130" w:author="BATJARGAL Tuguldur" w:date="2017-12-06T00:25:00Z">
        <w:r w:rsidR="00B90954">
          <w:t>organization</w:t>
        </w:r>
      </w:ins>
      <w:ins w:id="131" w:author="BATJARGAL Tuguldur" w:date="2017-12-06T00:24:00Z">
        <w:r w:rsidR="00B90954">
          <w:t>s need to</w:t>
        </w:r>
      </w:ins>
      <w:ins w:id="132" w:author="BATJARGAL Tuguldur" w:date="2017-12-06T00:25:00Z">
        <w:r w:rsidR="00B90954">
          <w:t xml:space="preserve"> </w:t>
        </w:r>
      </w:ins>
      <w:ins w:id="133" w:author="BATJARGAL Tuguldur" w:date="2017-12-06T00:26:00Z">
        <w:r w:rsidR="00B90954">
          <w:t xml:space="preserve">be </w:t>
        </w:r>
      </w:ins>
      <w:ins w:id="134" w:author="BATJARGAL Tuguldur" w:date="2017-12-06T00:27:00Z">
        <w:r w:rsidR="00B90954">
          <w:t>comfortable</w:t>
        </w:r>
      </w:ins>
      <w:ins w:id="135" w:author="BATJARGAL Tuguldur" w:date="2017-12-06T00:26:00Z">
        <w:r w:rsidR="00B90954">
          <w:t xml:space="preserve"> </w:t>
        </w:r>
      </w:ins>
      <w:ins w:id="136" w:author="BATJARGAL Tuguldur" w:date="2017-12-06T00:27:00Z">
        <w:r w:rsidR="00B90954">
          <w:t>to implement.</w:t>
        </w:r>
      </w:ins>
      <w:ins w:id="137" w:author="BATJARGAL Tuguldur" w:date="2017-12-06T00:24:00Z">
        <w:r w:rsidR="00B90954">
          <w:t xml:space="preserve"> </w:t>
        </w:r>
      </w:ins>
      <w:ins w:id="138" w:author="BATJARGAL Tuguldur" w:date="2017-12-06T00:27:00Z">
        <w:r w:rsidR="00B90954">
          <w:t>A successful implementation</w:t>
        </w:r>
      </w:ins>
      <w:ins w:id="139" w:author="BATJARGAL Tuguldur" w:date="2017-12-06T00:21:00Z">
        <w:r w:rsidR="00E96F99">
          <w:t xml:space="preserve"> requires C-leve</w:t>
        </w:r>
        <w:r w:rsidR="00B90954">
          <w:t>l executives to realize its future value and include</w:t>
        </w:r>
      </w:ins>
      <w:ins w:id="140" w:author="BATJARGAL Tuguldur" w:date="2017-12-06T00:22:00Z">
        <w:r w:rsidR="00B90954">
          <w:t xml:space="preserve"> in a </w:t>
        </w:r>
      </w:ins>
      <w:ins w:id="141" w:author="BATJARGAL Tuguldur" w:date="2017-12-06T00:28:00Z">
        <w:r w:rsidR="009849CD">
          <w:t>broader</w:t>
        </w:r>
      </w:ins>
      <w:ins w:id="142" w:author="BATJARGAL Tuguldur" w:date="2017-12-06T00:22:00Z">
        <w:r w:rsidR="00B90954">
          <w:t xml:space="preserve"> AI strategic vision.</w:t>
        </w:r>
      </w:ins>
      <w:ins w:id="143" w:author="BATJARGAL Tuguldur" w:date="2017-12-06T00:23:00Z">
        <w:r w:rsidR="00B90954">
          <w:t xml:space="preserve"> </w:t>
        </w:r>
      </w:ins>
    </w:p>
    <w:p w14:paraId="7D12E903" w14:textId="3CF0EE86" w:rsidR="00DF743C" w:rsidRPr="00CD3723" w:rsidRDefault="00A2350F">
      <w:pPr>
        <w:spacing w:after="240" w:line="240" w:lineRule="auto"/>
      </w:pPr>
      <w:ins w:id="144" w:author="BATJARGAL Tuguldur" w:date="2017-12-06T00:30:00Z">
        <w:r>
          <w:t xml:space="preserve">After including robotics in the wider AI strategy, these projects </w:t>
        </w:r>
      </w:ins>
      <w:ins w:id="145" w:author="BATJARGAL Tuguldur" w:date="2017-12-06T00:32:00Z">
        <w:r>
          <w:t>require</w:t>
        </w:r>
      </w:ins>
      <w:ins w:id="146" w:author="BATJARGAL Tuguldur" w:date="2017-12-06T00:30:00Z">
        <w:r>
          <w:t xml:space="preserve"> SMEs (subject matter experts) and project managers. SMEs </w:t>
        </w:r>
      </w:ins>
      <w:ins w:id="147" w:author="BATJARGAL Tuguldur" w:date="2017-12-06T00:32:00Z">
        <w:r>
          <w:t>are responsible for defining the problem (e.g. communication medium between customers and robots) and the desired outcome of the project. Project managers are accountable for managing and resourcing actionable insights.</w:t>
        </w:r>
      </w:ins>
    </w:p>
    <w:p w14:paraId="5982210F" w14:textId="29AB4002" w:rsidR="00DF743C" w:rsidRPr="00CD3723" w:rsidRDefault="00A2350F">
      <w:pPr>
        <w:spacing w:after="240" w:line="240" w:lineRule="auto"/>
      </w:pPr>
      <w:ins w:id="148" w:author="BATJARGAL Tuguldur" w:date="2017-12-06T00:33:00Z">
        <w:r>
          <w:t xml:space="preserve">Robotics projects will require third-party contracts and services (e.g. </w:t>
        </w:r>
      </w:ins>
      <w:ins w:id="149" w:author="BATJARGAL Tuguldur" w:date="2017-12-06T00:34:00Z">
        <w:r>
          <w:t>self-driving</w:t>
        </w:r>
      </w:ins>
      <w:ins w:id="150" w:author="BATJARGAL Tuguldur" w:date="2017-12-06T00:33:00Z">
        <w:r>
          <w:t xml:space="preserve"> </w:t>
        </w:r>
      </w:ins>
      <w:ins w:id="151" w:author="BATJARGAL Tuguldur" w:date="2017-12-06T00:35:00Z">
        <w:r>
          <w:t xml:space="preserve">car </w:t>
        </w:r>
      </w:ins>
      <w:ins w:id="152" w:author="BATJARGAL Tuguldur" w:date="2017-12-06T00:33:00Z">
        <w:r>
          <w:t>technology from Google or Tesla).</w:t>
        </w:r>
      </w:ins>
      <w:ins w:id="153" w:author="BATJARGAL Tuguldur" w:date="2017-12-06T00:35:00Z">
        <w:r>
          <w:t xml:space="preserve"> It will be C-level executives’ role to facilitate those contracts and agreements. </w:t>
        </w:r>
      </w:ins>
      <w:ins w:id="154" w:author="BATJARGAL Tuguldur" w:date="2017-12-06T00:55:00Z">
        <w:r w:rsidR="00292DD1">
          <w:t xml:space="preserve">An </w:t>
        </w:r>
      </w:ins>
      <w:ins w:id="155" w:author="BATJARGAL Tuguldur" w:date="2017-12-06T00:36:00Z">
        <w:r w:rsidR="00292DD1">
          <w:t>a</w:t>
        </w:r>
        <w:r>
          <w:t xml:space="preserve">greement must be reached on the handling repair and services between the third party and the organization. In some </w:t>
        </w:r>
      </w:ins>
      <w:ins w:id="156" w:author="BATJARGAL Tuguldur" w:date="2017-12-06T00:38:00Z">
        <w:r>
          <w:t>cases,</w:t>
        </w:r>
      </w:ins>
      <w:ins w:id="157" w:author="BATJARGAL Tuguldur" w:date="2017-12-06T00:36:00Z">
        <w:r>
          <w:t xml:space="preserve"> liability agreement should be included for projects such as autonomous mobile branches where it might result </w:t>
        </w:r>
      </w:ins>
      <w:ins w:id="158" w:author="BATJARGAL Tuguldur" w:date="2017-12-06T00:56:00Z">
        <w:r w:rsidR="00292DD1">
          <w:t xml:space="preserve">in </w:t>
        </w:r>
      </w:ins>
      <w:ins w:id="159" w:author="BATJARGAL Tuguldur" w:date="2017-12-06T00:36:00Z">
        <w:r>
          <w:t xml:space="preserve">asset </w:t>
        </w:r>
      </w:ins>
      <w:ins w:id="160" w:author="BATJARGAL Tuguldur" w:date="2017-12-06T00:38:00Z">
        <w:r>
          <w:t>damage</w:t>
        </w:r>
      </w:ins>
      <w:ins w:id="161" w:author="BATJARGAL Tuguldur" w:date="2017-12-06T00:36:00Z">
        <w:r>
          <w:t xml:space="preserve"> or even </w:t>
        </w:r>
      </w:ins>
      <w:ins w:id="162" w:author="BATJARGAL Tuguldur" w:date="2017-12-06T00:38:00Z">
        <w:r w:rsidR="001D16FB">
          <w:t>loss</w:t>
        </w:r>
      </w:ins>
      <w:ins w:id="163" w:author="BATJARGAL Tuguldur" w:date="2017-12-06T00:36:00Z">
        <w:r>
          <w:t xml:space="preserve"> </w:t>
        </w:r>
      </w:ins>
      <w:ins w:id="164" w:author="BATJARGAL Tuguldur" w:date="2017-12-06T00:38:00Z">
        <w:r w:rsidR="001D16FB">
          <w:t>of valuable</w:t>
        </w:r>
      </w:ins>
      <w:ins w:id="165" w:author="BATJARGAL Tuguldur" w:date="2017-12-06T00:36:00Z">
        <w:r>
          <w:t xml:space="preserve"> life.</w:t>
        </w:r>
      </w:ins>
      <w:ins w:id="166" w:author="BATJARGAL Tuguldur" w:date="2017-12-06T00:38:00Z">
        <w:r w:rsidR="001D16FB">
          <w:t xml:space="preserve"> Furthermore, </w:t>
        </w:r>
      </w:ins>
      <w:ins w:id="167" w:author="BATJARGAL Tuguldur" w:date="2017-12-06T00:40:00Z">
        <w:r w:rsidR="001D16FB">
          <w:t xml:space="preserve">a </w:t>
        </w:r>
      </w:ins>
      <w:ins w:id="168" w:author="BATJARGAL Tuguldur" w:date="2017-12-06T00:38:00Z">
        <w:r w:rsidR="001D16FB">
          <w:t>project like autonomous mobile branches will require approval from legislators and significant infrastructure</w:t>
        </w:r>
      </w:ins>
      <w:ins w:id="169" w:author="BATJARGAL Tuguldur" w:date="2017-12-06T00:42:00Z">
        <w:r w:rsidR="00665585">
          <w:t xml:space="preserve"> improvements</w:t>
        </w:r>
      </w:ins>
      <w:ins w:id="170" w:author="BATJARGAL Tuguldur" w:date="2017-12-06T00:38:00Z">
        <w:r w:rsidR="001D16FB">
          <w:t xml:space="preserve"> to facilitate self-driving.</w:t>
        </w:r>
      </w:ins>
    </w:p>
    <w:p w14:paraId="703B17C9" w14:textId="12FA5C9B" w:rsidR="00DF743C" w:rsidRPr="00CD3723" w:rsidRDefault="00665585">
      <w:pPr>
        <w:spacing w:after="240" w:line="240" w:lineRule="auto"/>
      </w:pPr>
      <w:ins w:id="171" w:author="BATJARGAL Tuguldur" w:date="2017-12-06T00:42:00Z">
        <w:r>
          <w:t xml:space="preserve">When the agreement is reached for robotics technologies, SMEs will give technical considerations and requirements to implement those projects. Project managers will make a decision based on those to facilitate. If those conditions are outside of business </w:t>
        </w:r>
      </w:ins>
      <w:ins w:id="172" w:author="BATJARGAL Tuguldur" w:date="2017-12-06T00:44:00Z">
        <w:r>
          <w:t>strategy</w:t>
        </w:r>
      </w:ins>
      <w:ins w:id="173" w:author="BATJARGAL Tuguldur" w:date="2017-12-06T00:42:00Z">
        <w:r>
          <w:t xml:space="preserve"> </w:t>
        </w:r>
        <w:r>
          <w:lastRenderedPageBreak/>
          <w:t xml:space="preserve">or risk appetite, project managers will discuss with C-level executives in the </w:t>
        </w:r>
      </w:ins>
      <w:ins w:id="174" w:author="BATJARGAL Tuguldur" w:date="2017-12-06T00:44:00Z">
        <w:r>
          <w:t>decision</w:t>
        </w:r>
      </w:ins>
      <w:ins w:id="175" w:author="BATJARGAL Tuguldur" w:date="2017-12-06T00:42:00Z">
        <w:r>
          <w:t xml:space="preserve"> making.</w:t>
        </w:r>
      </w:ins>
    </w:p>
    <w:p w14:paraId="260C63F8" w14:textId="770ACC13" w:rsidR="00DF743C" w:rsidRPr="00CD3723" w:rsidRDefault="00665585">
      <w:pPr>
        <w:spacing w:after="240" w:line="240" w:lineRule="auto"/>
      </w:pPr>
      <w:ins w:id="176" w:author="BATJARGAL Tuguldur" w:date="2017-12-06T00:44:00Z">
        <w:r>
          <w:t xml:space="preserve">In conclusion, the </w:t>
        </w:r>
      </w:ins>
      <w:ins w:id="177" w:author="BATJARGAL Tuguldur" w:date="2017-12-06T00:45:00Z">
        <w:r>
          <w:t>organization</w:t>
        </w:r>
      </w:ins>
      <w:ins w:id="178" w:author="BATJARGAL Tuguldur" w:date="2017-12-06T00:44:00Z">
        <w:r>
          <w:t xml:space="preserve"> needs a </w:t>
        </w:r>
      </w:ins>
      <w:ins w:id="179" w:author="BATJARGAL Tuguldur" w:date="2017-12-06T00:45:00Z">
        <w:r>
          <w:t xml:space="preserve">strategic vision for robotics as part of the broader AI strategy. Robotics will most likely </w:t>
        </w:r>
      </w:ins>
      <w:ins w:id="180" w:author="BATJARGAL Tuguldur" w:date="2017-12-06T00:46:00Z">
        <w:r>
          <w:t>disrupt</w:t>
        </w:r>
      </w:ins>
      <w:ins w:id="181" w:author="BATJARGAL Tuguldur" w:date="2017-12-06T00:45:00Z">
        <w:r>
          <w:t xml:space="preserve"> </w:t>
        </w:r>
      </w:ins>
      <w:ins w:id="182" w:author="BATJARGAL Tuguldur" w:date="2017-12-06T00:46:00Z">
        <w:r>
          <w:t>normal operating rhythms in the organization. However, C-level executives should enable t</w:t>
        </w:r>
        <w:bookmarkStart w:id="183" w:name="_GoBack"/>
        <w:bookmarkEnd w:id="183"/>
        <w:r>
          <w:t xml:space="preserve">he </w:t>
        </w:r>
      </w:ins>
      <w:ins w:id="184" w:author="BATJARGAL Tuguldur" w:date="2017-12-06T00:47:00Z">
        <w:r>
          <w:t>adoption</w:t>
        </w:r>
      </w:ins>
      <w:ins w:id="185" w:author="BATJARGAL Tuguldur" w:date="2017-12-06T00:46:00Z">
        <w:r>
          <w:t xml:space="preserve"> </w:t>
        </w:r>
      </w:ins>
      <w:ins w:id="186" w:author="BATJARGAL Tuguldur" w:date="2017-12-06T00:47:00Z">
        <w:r>
          <w:t>and progress of those project</w:t>
        </w:r>
      </w:ins>
      <w:ins w:id="187" w:author="BATJARGAL Tuguldur" w:date="2017-12-06T00:48:00Z">
        <w:r>
          <w:t>.</w:t>
        </w:r>
      </w:ins>
    </w:p>
    <w:sectPr w:rsidR="00DF743C" w:rsidRPr="00CD3723" w:rsidSect="00121DD2">
      <w:headerReference w:type="even" r:id="rId8"/>
      <w:headerReference w:type="default" r:id="rId9"/>
      <w:footerReference w:type="default" r:id="rId10"/>
      <w:headerReference w:type="first" r:id="rId11"/>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8DA50F" w14:textId="77777777" w:rsidR="003A75B4" w:rsidRDefault="003A75B4" w:rsidP="00DF743C">
      <w:pPr>
        <w:spacing w:after="0" w:line="240" w:lineRule="auto"/>
      </w:pPr>
      <w:r>
        <w:separator/>
      </w:r>
    </w:p>
  </w:endnote>
  <w:endnote w:type="continuationSeparator" w:id="0">
    <w:p w14:paraId="33491674" w14:textId="77777777" w:rsidR="003A75B4" w:rsidRDefault="003A75B4" w:rsidP="00DF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Grande">
    <w:altName w:val="Lucida Grande"/>
    <w:charset w:val="00"/>
    <w:family w:val="auto"/>
    <w:pitch w:val="variable"/>
    <w:sig w:usb0="E1000AEF" w:usb1="5000A1FF" w:usb2="00000000" w:usb3="00000000" w:csb0="000001BF" w:csb1="00000000"/>
  </w:font>
  <w:font w:name="Segoe UI">
    <w:altName w:val="Calibri"/>
    <w:charset w:val="00"/>
    <w:family w:val="swiss"/>
    <w:pitch w:val="variable"/>
    <w:sig w:usb0="E4002EFF" w:usb1="C000E47F" w:usb2="00000009" w:usb3="00000000" w:csb0="000001FF" w:csb1="00000000"/>
  </w:font>
  <w:font w:name="Open Sans">
    <w:altName w:val="Calibr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F249411" w14:textId="77777777" w:rsidR="00BB40BB" w:rsidRDefault="00BB40BB" w:rsidP="00D15710">
    <w:pPr>
      <w:tabs>
        <w:tab w:val="left" w:pos="1440"/>
      </w:tabs>
      <w:spacing w:after="0" w:line="240" w:lineRule="auto"/>
      <w:rPr>
        <w:rFonts w:eastAsia="Calibri" w:cs="Times New Roman"/>
        <w:noProof/>
      </w:rPr>
    </w:pPr>
  </w:p>
  <w:p w14:paraId="00EF71AE" w14:textId="4CC07A67" w:rsidR="00F96407" w:rsidRPr="00D15710" w:rsidRDefault="00DF743C" w:rsidP="00D15710">
    <w:pPr>
      <w:tabs>
        <w:tab w:val="left" w:pos="1440"/>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7456" behindDoc="0" locked="0" layoutInCell="1" allowOverlap="1" wp14:anchorId="10DCFC01" wp14:editId="08BC7C79">
              <wp:simplePos x="0" y="0"/>
              <wp:positionH relativeFrom="column">
                <wp:posOffset>-313055</wp:posOffset>
              </wp:positionH>
              <wp:positionV relativeFrom="paragraph">
                <wp:posOffset>8890</wp:posOffset>
              </wp:positionV>
              <wp:extent cx="5870225" cy="0"/>
              <wp:effectExtent l="0" t="0" r="22860" b="25400"/>
              <wp:wrapNone/>
              <wp:docPr id="11" name="Straight Connector 11"/>
              <wp:cNvGraphicFramePr/>
              <a:graphic xmlns:a="http://schemas.openxmlformats.org/drawingml/2006/main">
                <a:graphicData uri="http://schemas.microsoft.com/office/word/2010/wordprocessingShape">
                  <wps:wsp>
                    <wps:cNvCnPr/>
                    <wps:spPr>
                      <a:xfrm>
                        <a:off x="0" y="0"/>
                        <a:ext cx="5870225" cy="0"/>
                      </a:xfrm>
                      <a:prstGeom prst="line">
                        <a:avLst/>
                      </a:prstGeom>
                      <a:noFill/>
                      <a:ln w="6350" cap="rnd" cmpd="sng" algn="ctr">
                        <a:solidFill>
                          <a:srgbClr val="8C8C8C"/>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48B0F42" id="Straight Connector 1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7pt" to="437.5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" strokecolor="#8c8c8c" strokeweight=".5pt">
              <v:stroke endcap="round"/>
            </v:line>
          </w:pict>
        </mc:Fallback>
      </mc:AlternateContent>
    </w:r>
    <w:r w:rsidRPr="00DF743C">
      <w:rPr>
        <w:rFonts w:eastAsia="Calibri" w:cs="Times New Roman"/>
        <w:noProof/>
      </w:rPr>
      <w:t xml:space="preserve"> </w:t>
    </w:r>
  </w:p>
  <w:p w14:paraId="7CE8C29A" w14:textId="77777777" w:rsidR="00F96407" w:rsidRDefault="00D15710" w:rsidP="00DF743C">
    <w:pPr>
      <w:spacing w:after="0" w:line="240" w:lineRule="auto"/>
      <w:rPr>
        <w:rFonts w:eastAsia="Calibri" w:cs="Arial"/>
        <w:b/>
        <w:color w:val="808080"/>
        <w:sz w:val="15"/>
        <w:szCs w:val="15"/>
      </w:rPr>
    </w:pPr>
    <w:r w:rsidRPr="00DF743C">
      <w:rPr>
        <w:rFonts w:eastAsia="Calibri" w:cs="Times New Roman"/>
        <w:noProof/>
        <w:color w:val="808080"/>
        <w:lang w:val="en-GB" w:eastAsia="en-GB"/>
      </w:rPr>
      <w:drawing>
        <wp:anchor distT="0" distB="0" distL="114300" distR="114300" simplePos="0" relativeHeight="251668480" behindDoc="0" locked="0" layoutInCell="1" allowOverlap="1" wp14:anchorId="41FFD3B9" wp14:editId="0E6A28AB">
          <wp:simplePos x="0" y="0"/>
          <wp:positionH relativeFrom="column">
            <wp:posOffset>3267710</wp:posOffset>
          </wp:positionH>
          <wp:positionV relativeFrom="paragraph">
            <wp:posOffset>10795</wp:posOffset>
          </wp:positionV>
          <wp:extent cx="2306320" cy="454025"/>
          <wp:effectExtent l="0" t="0" r="0" b="0"/>
          <wp:wrapThrough wrapText="bothSides">
            <wp:wrapPolygon edited="0">
              <wp:start x="16176" y="1208"/>
              <wp:lineTo x="5709" y="10876"/>
              <wp:lineTo x="5709" y="15709"/>
              <wp:lineTo x="12846" y="19334"/>
              <wp:lineTo x="14035" y="19334"/>
              <wp:lineTo x="19744" y="15709"/>
              <wp:lineTo x="20458" y="9667"/>
              <wp:lineTo x="17841" y="1208"/>
              <wp:lineTo x="16176" y="1208"/>
            </wp:wrapPolygon>
          </wp:wrapThrough>
          <wp:docPr id="7" name="Picture 7" descr="DICWGS_DICWGS-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CWGS_DICWGS-whit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632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7E761A" w14:textId="77777777" w:rsidR="00DF743C" w:rsidRDefault="00DF743C" w:rsidP="00DF743C">
    <w:pPr>
      <w:spacing w:after="0" w:line="240" w:lineRule="auto"/>
      <w:rPr>
        <w:rFonts w:eastAsia="Calibri" w:cs="Arial"/>
        <w:color w:val="808080"/>
        <w:sz w:val="15"/>
        <w:szCs w:val="15"/>
      </w:rPr>
    </w:pPr>
    <w:r w:rsidRPr="00DF743C">
      <w:rPr>
        <w:rFonts w:eastAsia="Calibri" w:cs="Arial"/>
        <w:b/>
        <w:color w:val="808080"/>
        <w:sz w:val="15"/>
        <w:szCs w:val="15"/>
      </w:rPr>
      <w:t>Tel:</w:t>
    </w:r>
    <w:r w:rsidRPr="00DF743C">
      <w:rPr>
        <w:rFonts w:eastAsia="Calibri" w:cs="Arial"/>
        <w:color w:val="808080"/>
        <w:sz w:val="15"/>
        <w:szCs w:val="15"/>
      </w:rPr>
      <w:t xml:space="preserve"> +1 224 249 3522 | </w:t>
    </w:r>
    <w:r w:rsidRPr="00DF743C">
      <w:rPr>
        <w:rFonts w:eastAsia="Calibri" w:cs="Arial"/>
        <w:b/>
        <w:color w:val="808080"/>
        <w:sz w:val="15"/>
        <w:szCs w:val="15"/>
      </w:rPr>
      <w:t>Email:</w:t>
    </w:r>
    <w:r w:rsidRPr="00DF743C">
      <w:rPr>
        <w:rFonts w:eastAsia="Calibri" w:cs="Arial"/>
        <w:color w:val="808080"/>
        <w:sz w:val="15"/>
        <w:szCs w:val="15"/>
      </w:rPr>
      <w:t xml:space="preserve"> mitsloan@getsmarter.com | </w:t>
    </w:r>
    <w:r w:rsidRPr="00DF743C">
      <w:rPr>
        <w:rFonts w:eastAsia="Calibri" w:cs="Arial"/>
        <w:b/>
        <w:color w:val="808080"/>
        <w:sz w:val="15"/>
        <w:szCs w:val="15"/>
      </w:rPr>
      <w:t>Website:</w:t>
    </w:r>
    <w:r w:rsidRPr="00DF743C">
      <w:rPr>
        <w:rFonts w:eastAsia="Calibri" w:cs="Arial"/>
        <w:color w:val="808080"/>
        <w:sz w:val="15"/>
        <w:szCs w:val="15"/>
      </w:rPr>
      <w:t xml:space="preserve"> getsmarter.com</w:t>
    </w:r>
  </w:p>
  <w:p w14:paraId="76856E87" w14:textId="77777777" w:rsidR="00F96407" w:rsidRPr="00DF743C" w:rsidRDefault="00F96407" w:rsidP="00DF743C">
    <w:pPr>
      <w:spacing w:after="0" w:line="240" w:lineRule="auto"/>
      <w:rPr>
        <w:rFonts w:eastAsia="Times New Roman" w:cs="Arial"/>
        <w:color w:val="808080"/>
        <w:sz w:val="15"/>
        <w:szCs w:val="15"/>
      </w:rPr>
    </w:pPr>
  </w:p>
  <w:p w14:paraId="77EE1BE3" w14:textId="530C9F8A" w:rsidR="00DF743C" w:rsidRPr="00DF743C" w:rsidRDefault="00DF743C" w:rsidP="00D15710">
    <w:pPr>
      <w:spacing w:after="0" w:line="240" w:lineRule="auto"/>
      <w:ind w:left="1080" w:firstLine="1350"/>
      <w:jc w:val="center"/>
      <w:rPr>
        <w:rFonts w:eastAsia="MS Mincho" w:cs="Arial"/>
        <w:noProof/>
        <w:color w:val="808080"/>
        <w:sz w:val="15"/>
        <w:szCs w:val="15"/>
      </w:rPr>
    </w:pPr>
    <w:r w:rsidRPr="00DF743C">
      <w:rPr>
        <w:rFonts w:eastAsia="MS Mincho" w:cs="Arial"/>
        <w:color w:val="808080"/>
        <w:sz w:val="15"/>
        <w:szCs w:val="15"/>
      </w:rPr>
      <w:t xml:space="preserve">Page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PAGE </w:instrText>
    </w:r>
    <w:r w:rsidRPr="00DF743C">
      <w:rPr>
        <w:rFonts w:eastAsia="MS Mincho" w:cs="Arial"/>
        <w:color w:val="808080"/>
        <w:sz w:val="15"/>
        <w:szCs w:val="15"/>
      </w:rPr>
      <w:fldChar w:fldCharType="separate"/>
    </w:r>
    <w:r w:rsidR="00292DD1">
      <w:rPr>
        <w:rFonts w:eastAsia="MS Mincho" w:cs="Arial"/>
        <w:noProof/>
        <w:color w:val="808080"/>
        <w:sz w:val="15"/>
        <w:szCs w:val="15"/>
      </w:rPr>
      <w:t>6</w:t>
    </w:r>
    <w:r w:rsidRPr="00DF743C">
      <w:rPr>
        <w:rFonts w:eastAsia="MS Mincho" w:cs="Arial"/>
        <w:color w:val="808080"/>
        <w:sz w:val="15"/>
        <w:szCs w:val="15"/>
      </w:rPr>
      <w:fldChar w:fldCharType="end"/>
    </w:r>
    <w:r w:rsidRPr="00DF743C">
      <w:rPr>
        <w:rFonts w:eastAsia="MS Mincho" w:cs="Arial"/>
        <w:color w:val="808080"/>
        <w:sz w:val="15"/>
        <w:szCs w:val="15"/>
      </w:rPr>
      <w:t xml:space="preserve"> of </w:t>
    </w:r>
    <w:r w:rsidRPr="00DF743C">
      <w:rPr>
        <w:rFonts w:eastAsia="MS Mincho" w:cs="Arial"/>
        <w:color w:val="808080"/>
        <w:sz w:val="15"/>
        <w:szCs w:val="15"/>
      </w:rPr>
      <w:fldChar w:fldCharType="begin"/>
    </w:r>
    <w:r w:rsidRPr="00DF743C">
      <w:rPr>
        <w:rFonts w:eastAsia="MS Mincho" w:cs="Arial"/>
        <w:color w:val="808080"/>
        <w:sz w:val="15"/>
        <w:szCs w:val="15"/>
      </w:rPr>
      <w:instrText xml:space="preserve"> NUMPAGES </w:instrText>
    </w:r>
    <w:r w:rsidRPr="00DF743C">
      <w:rPr>
        <w:rFonts w:eastAsia="MS Mincho" w:cs="Arial"/>
        <w:color w:val="808080"/>
        <w:sz w:val="15"/>
        <w:szCs w:val="15"/>
      </w:rPr>
      <w:fldChar w:fldCharType="separate"/>
    </w:r>
    <w:r w:rsidR="00292DD1">
      <w:rPr>
        <w:rFonts w:eastAsia="MS Mincho" w:cs="Arial"/>
        <w:noProof/>
        <w:color w:val="808080"/>
        <w:sz w:val="15"/>
        <w:szCs w:val="15"/>
      </w:rPr>
      <w:t>6</w:t>
    </w:r>
    <w:r w:rsidRPr="00DF743C">
      <w:rPr>
        <w:rFonts w:eastAsia="MS Mincho" w:cs="Arial"/>
        <w:noProof/>
        <w:color w:val="808080"/>
        <w:sz w:val="15"/>
        <w:szCs w:val="15"/>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0FBDDB" w14:textId="77777777" w:rsidR="003A75B4" w:rsidRDefault="003A75B4" w:rsidP="00DF743C">
      <w:pPr>
        <w:spacing w:after="0" w:line="240" w:lineRule="auto"/>
      </w:pPr>
      <w:r>
        <w:separator/>
      </w:r>
    </w:p>
  </w:footnote>
  <w:footnote w:type="continuationSeparator" w:id="0">
    <w:p w14:paraId="1C0D9250" w14:textId="77777777" w:rsidR="003A75B4" w:rsidRDefault="003A75B4" w:rsidP="00DF743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F7AE3A8" w14:textId="77777777" w:rsidR="00DF743C" w:rsidRDefault="003A75B4">
    <w:pPr>
      <w:pStyle w:val="Header"/>
    </w:pPr>
    <w:r>
      <w:rPr>
        <w:noProof/>
      </w:rPr>
      <w:pict w14:anchorId="3F915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3" o:spid="_x0000_s2050" type="#_x0000_t75" style="position:absolute;left:0;text-align:left;margin-left:0;margin-top:0;width:595.25pt;height:842pt;z-index:-251643904;mso-position-horizontal:center;mso-position-horizontal-relative:margin;mso-position-vertical:center;mso-position-vertical-relative:margin" o:allowincell="f">
          <v:imagedata r:id="rId1" o:title="MIT Sloan Csail AI_cover"/>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7713126D" w14:textId="77777777" w:rsidR="00DF743C" w:rsidRPr="00DF743C" w:rsidRDefault="00C45EEA" w:rsidP="00DF743C">
    <w:pPr>
      <w:tabs>
        <w:tab w:val="left" w:pos="1440"/>
        <w:tab w:val="center" w:pos="4513"/>
        <w:tab w:val="right" w:pos="9026"/>
      </w:tabs>
      <w:spacing w:after="0" w:line="240" w:lineRule="auto"/>
      <w:rPr>
        <w:rFonts w:eastAsia="Calibri" w:cs="Times New Roman"/>
        <w:vertAlign w:val="subscript"/>
      </w:rPr>
    </w:pPr>
    <w:bookmarkStart w:id="188" w:name="_Hlk492394215"/>
    <w:r w:rsidRPr="00DF743C">
      <w:rPr>
        <w:rFonts w:eastAsia="Calibri" w:cs="Times New Roman"/>
        <w:noProof/>
        <w:sz w:val="10"/>
        <w:szCs w:val="10"/>
        <w:lang w:val="en-GB" w:eastAsia="en-GB"/>
      </w:rPr>
      <w:drawing>
        <wp:anchor distT="0" distB="0" distL="114300" distR="114300" simplePos="0" relativeHeight="251665408" behindDoc="1" locked="0" layoutInCell="1" allowOverlap="1" wp14:anchorId="452A586E" wp14:editId="048F5299">
          <wp:simplePos x="0" y="0"/>
          <wp:positionH relativeFrom="column">
            <wp:posOffset>4476750</wp:posOffset>
          </wp:positionH>
          <wp:positionV relativeFrom="paragraph">
            <wp:posOffset>-104775</wp:posOffset>
          </wp:positionV>
          <wp:extent cx="885825" cy="642329"/>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T-CSAIL-logo_alone-01.png"/>
                  <pic:cNvPicPr/>
                </pic:nvPicPr>
                <pic:blipFill>
                  <a:blip r:embed="rId1">
                    <a:extLst>
                      <a:ext uri="{28A0092B-C50C-407E-A947-70E740481C1C}">
                        <a14:useLocalDpi xmlns:a14="http://schemas.microsoft.com/office/drawing/2010/main" val="0"/>
                      </a:ext>
                    </a:extLst>
                  </a:blip>
                  <a:stretch>
                    <a:fillRect/>
                  </a:stretch>
                </pic:blipFill>
                <pic:spPr>
                  <a:xfrm>
                    <a:off x="0" y="0"/>
                    <a:ext cx="885825" cy="642329"/>
                  </a:xfrm>
                  <a:prstGeom prst="rect">
                    <a:avLst/>
                  </a:prstGeom>
                </pic:spPr>
              </pic:pic>
            </a:graphicData>
          </a:graphic>
          <wp14:sizeRelH relativeFrom="page">
            <wp14:pctWidth>0</wp14:pctWidth>
          </wp14:sizeRelH>
          <wp14:sizeRelV relativeFrom="page">
            <wp14:pctHeight>0</wp14:pctHeight>
          </wp14:sizeRelV>
        </wp:anchor>
      </w:drawing>
    </w:r>
    <w:r w:rsidR="00121DD2" w:rsidRPr="00DF743C">
      <w:rPr>
        <w:rFonts w:eastAsia="Calibri" w:cs="Times New Roman"/>
        <w:noProof/>
        <w:lang w:val="en-GB" w:eastAsia="en-GB"/>
      </w:rPr>
      <mc:AlternateContent>
        <mc:Choice Requires="wps">
          <w:drawing>
            <wp:anchor distT="0" distB="0" distL="114300" distR="114300" simplePos="0" relativeHeight="251663360" behindDoc="0" locked="0" layoutInCell="1" allowOverlap="1" wp14:anchorId="09607ADF" wp14:editId="555674D5">
              <wp:simplePos x="0" y="0"/>
              <wp:positionH relativeFrom="column">
                <wp:posOffset>-293370</wp:posOffset>
              </wp:positionH>
              <wp:positionV relativeFrom="paragraph">
                <wp:posOffset>591185</wp:posOffset>
              </wp:positionV>
              <wp:extent cx="1117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117600" cy="342900"/>
                      </a:xfrm>
                      <a:prstGeom prst="rect">
                        <a:avLst/>
                      </a:prstGeom>
                      <a:noFill/>
                      <a:ln>
                        <a:noFill/>
                      </a:ln>
                      <a:effectLst/>
                    </wps:spPr>
                    <wps:txb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9607ADF" id="_x0000_t202" coordsize="21600,21600" o:spt="202" path="m,l,21600r21600,l21600,xe">
              <v:stroke joinstyle="miter"/>
              <v:path gradientshapeok="t" o:connecttype="rect"/>
            </v:shapetype>
            <v:shape id="Text Box 13" o:spid="_x0000_s1026" type="#_x0000_t202" style="position:absolute;left:0;text-align:left;margin-left:-23.1pt;margin-top:46.55pt;width:8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" filled="f" stroked="f">
              <v:textbox>
                <w:txbxContent>
                  <w:p w14:paraId="2F3B05AA" w14:textId="77777777" w:rsidR="00DF743C" w:rsidRPr="00121DD2" w:rsidRDefault="00DF743C" w:rsidP="00DF743C">
                    <w:pPr>
                      <w:jc w:val="right"/>
                      <w:rPr>
                        <w:rFonts w:cs="Arial"/>
                        <w:sz w:val="18"/>
                        <w:szCs w:val="18"/>
                      </w:rPr>
                    </w:pPr>
                    <w:r w:rsidRPr="00121DD2">
                      <w:rPr>
                        <w:rFonts w:eastAsia="Times New Roman" w:cs="Arial"/>
                        <w:color w:val="808080"/>
                        <w:sz w:val="18"/>
                        <w:szCs w:val="18"/>
                        <w:shd w:val="clear" w:color="auto" w:fill="FFFFFF"/>
                      </w:rPr>
                      <w:t>executive.mit.edu</w:t>
                    </w:r>
                  </w:p>
                </w:txbxContent>
              </v:textbox>
            </v:shape>
          </w:pict>
        </mc:Fallback>
      </mc:AlternateContent>
    </w:r>
    <w:r w:rsidR="00121DD2" w:rsidRPr="00DF743C">
      <w:rPr>
        <w:rFonts w:eastAsia="Calibri" w:cs="Times New Roman"/>
        <w:noProof/>
        <w:lang w:val="en-GB" w:eastAsia="en-GB"/>
      </w:rPr>
      <mc:AlternateContent>
        <mc:Choice Requires="wps">
          <w:drawing>
            <wp:anchor distT="0" distB="0" distL="114300" distR="114300" simplePos="0" relativeHeight="251664384" behindDoc="0" locked="0" layoutInCell="1" allowOverlap="1" wp14:anchorId="70CCF594" wp14:editId="01F625AE">
              <wp:simplePos x="0" y="0"/>
              <wp:positionH relativeFrom="column">
                <wp:posOffset>-259553</wp:posOffset>
              </wp:positionH>
              <wp:positionV relativeFrom="paragraph">
                <wp:posOffset>565490</wp:posOffset>
              </wp:positionV>
              <wp:extent cx="1079060" cy="0"/>
              <wp:effectExtent l="0" t="0" r="13335" b="25400"/>
              <wp:wrapNone/>
              <wp:docPr id="14" name="Straight Connector 14"/>
              <wp:cNvGraphicFramePr/>
              <a:graphic xmlns:a="http://schemas.openxmlformats.org/drawingml/2006/main">
                <a:graphicData uri="http://schemas.microsoft.com/office/word/2010/wordprocessingShape">
                  <wps:wsp>
                    <wps:cNvCnPr/>
                    <wps:spPr>
                      <a:xfrm>
                        <a:off x="0" y="0"/>
                        <a:ext cx="1079060" cy="0"/>
                      </a:xfrm>
                      <a:prstGeom prst="line">
                        <a:avLst/>
                      </a:prstGeom>
                      <a:noFill/>
                      <a:ln w="9525"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1573AC7" id="Straight Connector 1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5pt,44.55pt" to="6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" strokecolor="#d9d9d9">
              <v:stroke endcap="round"/>
            </v:line>
          </w:pict>
        </mc:Fallback>
      </mc:AlternateContent>
    </w:r>
    <w:r w:rsidR="00DF743C" w:rsidRPr="00DF743C">
      <w:rPr>
        <w:rFonts w:eastAsia="Calibri" w:cs="Times New Roman"/>
        <w:noProof/>
        <w:vertAlign w:val="subscript"/>
        <w:lang w:val="en-GB" w:eastAsia="en-GB"/>
      </w:rPr>
      <w:drawing>
        <wp:anchor distT="0" distB="0" distL="114300" distR="114300" simplePos="0" relativeHeight="251662336" behindDoc="0" locked="0" layoutInCell="1" allowOverlap="1" wp14:anchorId="5B1041E0" wp14:editId="19BC1B07">
          <wp:simplePos x="0" y="0"/>
          <wp:positionH relativeFrom="column">
            <wp:posOffset>-259611</wp:posOffset>
          </wp:positionH>
          <wp:positionV relativeFrom="paragraph">
            <wp:posOffset>-154276</wp:posOffset>
          </wp:positionV>
          <wp:extent cx="1043305" cy="603885"/>
          <wp:effectExtent l="0" t="0" r="0" b="5715"/>
          <wp:wrapTight wrapText="left">
            <wp:wrapPolygon edited="0">
              <wp:start x="526" y="0"/>
              <wp:lineTo x="0" y="13628"/>
              <wp:lineTo x="0" y="20896"/>
              <wp:lineTo x="21035" y="20896"/>
              <wp:lineTo x="21035" y="12719"/>
              <wp:lineTo x="18405" y="0"/>
              <wp:lineTo x="526"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43305" cy="603885"/>
                  </a:xfrm>
                  <a:prstGeom prst="rect">
                    <a:avLst/>
                  </a:prstGeom>
                </pic:spPr>
              </pic:pic>
            </a:graphicData>
          </a:graphic>
          <wp14:sizeRelH relativeFrom="margin">
            <wp14:pctWidth>0</wp14:pctWidth>
          </wp14:sizeRelH>
          <wp14:sizeRelV relativeFrom="margin">
            <wp14:pctHeight>0</wp14:pctHeight>
          </wp14:sizeRelV>
        </wp:anchor>
      </w:drawing>
    </w:r>
  </w:p>
  <w:p w14:paraId="31B6E5CC" w14:textId="77777777" w:rsidR="00DF743C" w:rsidRPr="00DF743C" w:rsidRDefault="00DF743C" w:rsidP="00DF743C">
    <w:pPr>
      <w:tabs>
        <w:tab w:val="left" w:pos="1440"/>
        <w:tab w:val="center" w:pos="4513"/>
        <w:tab w:val="right" w:pos="9026"/>
      </w:tabs>
      <w:spacing w:after="0" w:line="240" w:lineRule="auto"/>
      <w:rPr>
        <w:rFonts w:eastAsia="Calibri" w:cs="Times New Roman"/>
        <w:sz w:val="10"/>
        <w:szCs w:val="10"/>
      </w:rPr>
    </w:pPr>
  </w:p>
  <w:p w14:paraId="509A82DF" w14:textId="77777777" w:rsidR="00DF743C" w:rsidRPr="00DF743C" w:rsidRDefault="00C45EEA" w:rsidP="00DF743C">
    <w:pPr>
      <w:tabs>
        <w:tab w:val="left" w:pos="1440"/>
        <w:tab w:val="center" w:pos="4513"/>
        <w:tab w:val="right" w:pos="9026"/>
      </w:tabs>
      <w:spacing w:after="0" w:line="240" w:lineRule="auto"/>
      <w:rPr>
        <w:rFonts w:eastAsia="Calibri" w:cs="Times New Roman"/>
      </w:rPr>
    </w:pPr>
    <w:r w:rsidRPr="00DF743C">
      <w:rPr>
        <w:rFonts w:eastAsia="Calibri" w:cs="Times New Roman"/>
        <w:noProof/>
        <w:lang w:val="en-GB" w:eastAsia="en-GB"/>
      </w:rPr>
      <mc:AlternateContent>
        <mc:Choice Requires="wps">
          <w:drawing>
            <wp:anchor distT="0" distB="0" distL="114300" distR="114300" simplePos="0" relativeHeight="251661312" behindDoc="0" locked="0" layoutInCell="1" allowOverlap="1" wp14:anchorId="60658E31" wp14:editId="330CE5E9">
              <wp:simplePos x="0" y="0"/>
              <wp:positionH relativeFrom="margin">
                <wp:align>center</wp:align>
              </wp:positionH>
              <wp:positionV relativeFrom="paragraph">
                <wp:posOffset>165735</wp:posOffset>
              </wp:positionV>
              <wp:extent cx="5944870" cy="7620"/>
              <wp:effectExtent l="0" t="0" r="36830" b="30480"/>
              <wp:wrapNone/>
              <wp:docPr id="15" name="Straight Connector 15"/>
              <wp:cNvGraphicFramePr/>
              <a:graphic xmlns:a="http://schemas.openxmlformats.org/drawingml/2006/main">
                <a:graphicData uri="http://schemas.microsoft.com/office/word/2010/wordprocessingShape">
                  <wps:wsp>
                    <wps:cNvCnPr/>
                    <wps:spPr>
                      <a:xfrm>
                        <a:off x="0" y="0"/>
                        <a:ext cx="5944870" cy="7620"/>
                      </a:xfrm>
                      <a:prstGeom prst="line">
                        <a:avLst/>
                      </a:prstGeom>
                      <a:noFill/>
                      <a:ln w="6350" cap="rnd" cmpd="sng" algn="ctr">
                        <a:solidFill>
                          <a:sysClr val="window" lastClr="FFFFFF">
                            <a:lumMod val="85000"/>
                          </a:sysClr>
                        </a:solidFill>
                        <a:prstDash val="solid"/>
                        <a:round/>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6A37AC" id="Straight Connector 1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3.05pt" to="468.1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" strokecolor="#d9d9d9" strokeweight=".5pt">
              <v:stroke endcap="round"/>
              <w10:wrap anchorx="margin"/>
            </v:line>
          </w:pict>
        </mc:Fallback>
      </mc:AlternateContent>
    </w:r>
  </w:p>
  <w:bookmarkEnd w:id="188"/>
  <w:p w14:paraId="529B94F4" w14:textId="77777777" w:rsidR="00DF743C" w:rsidRDefault="00DF743C">
    <w:pPr>
      <w:pStyle w:val="Header"/>
    </w:pPr>
  </w:p>
  <w:p w14:paraId="35AE3CB8" w14:textId="77777777" w:rsidR="0082759F" w:rsidRDefault="0082759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ED79752" w14:textId="77777777" w:rsidR="00DF743C" w:rsidRDefault="003A75B4">
    <w:pPr>
      <w:pStyle w:val="Header"/>
    </w:pPr>
    <w:r>
      <w:rPr>
        <w:noProof/>
      </w:rPr>
      <w:pict w14:anchorId="19A6C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062" o:spid="_x0000_s2049" type="#_x0000_t75" style="position:absolute;left:0;text-align:left;margin-left:0;margin-top:0;width:595.25pt;height:842pt;z-index:-251644928;mso-position-horizontal:center;mso-position-horizontal-relative:margin;mso-position-vertical:center;mso-position-vertical-relative:margin" o:allowincell="f">
          <v:imagedata r:id="rId1" o:title="MIT Sloan Csail AI_cover"/>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E36640"/>
    <w:multiLevelType w:val="multilevel"/>
    <w:tmpl w:val="08064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CC144D8"/>
    <w:multiLevelType w:val="hybridMultilevel"/>
    <w:tmpl w:val="CA34B5E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54FA3A9F"/>
    <w:multiLevelType w:val="multilevel"/>
    <w:tmpl w:val="50C61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AF52003"/>
    <w:multiLevelType w:val="hybridMultilevel"/>
    <w:tmpl w:val="124C5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D646D3"/>
    <w:multiLevelType w:val="hybridMultilevel"/>
    <w:tmpl w:val="02F4B174"/>
    <w:lvl w:ilvl="0" w:tplc="2A4E4D24">
      <w:start w:val="1"/>
      <w:numFmt w:val="bullet"/>
      <w:pStyle w:val="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TJARGAL Tuguldur">
    <w15:presenceInfo w15:providerId="None" w15:userId="BATJARGAL Tuguld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trackRevision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743C"/>
    <w:rsid w:val="0002022E"/>
    <w:rsid w:val="0003370E"/>
    <w:rsid w:val="00067821"/>
    <w:rsid w:val="00082129"/>
    <w:rsid w:val="00095D68"/>
    <w:rsid w:val="000D44C0"/>
    <w:rsid w:val="000F023E"/>
    <w:rsid w:val="00121DD2"/>
    <w:rsid w:val="00165708"/>
    <w:rsid w:val="00175D9A"/>
    <w:rsid w:val="001C2F1D"/>
    <w:rsid w:val="001D16FB"/>
    <w:rsid w:val="001F147D"/>
    <w:rsid w:val="0020214B"/>
    <w:rsid w:val="00227132"/>
    <w:rsid w:val="0026494C"/>
    <w:rsid w:val="00264FD3"/>
    <w:rsid w:val="0026617F"/>
    <w:rsid w:val="00271113"/>
    <w:rsid w:val="00275A4F"/>
    <w:rsid w:val="00292DD1"/>
    <w:rsid w:val="002B61C5"/>
    <w:rsid w:val="002D5836"/>
    <w:rsid w:val="002F31C8"/>
    <w:rsid w:val="00326ED2"/>
    <w:rsid w:val="00377081"/>
    <w:rsid w:val="00391B0D"/>
    <w:rsid w:val="003A75B4"/>
    <w:rsid w:val="003B07EB"/>
    <w:rsid w:val="003C2684"/>
    <w:rsid w:val="003D60DF"/>
    <w:rsid w:val="003E0C06"/>
    <w:rsid w:val="0042757D"/>
    <w:rsid w:val="004443D4"/>
    <w:rsid w:val="004A1054"/>
    <w:rsid w:val="004B52C9"/>
    <w:rsid w:val="004C334A"/>
    <w:rsid w:val="004E31C8"/>
    <w:rsid w:val="00500C50"/>
    <w:rsid w:val="00504D19"/>
    <w:rsid w:val="005224B2"/>
    <w:rsid w:val="00534965"/>
    <w:rsid w:val="005555F3"/>
    <w:rsid w:val="00564B22"/>
    <w:rsid w:val="005A3DC2"/>
    <w:rsid w:val="005A490D"/>
    <w:rsid w:val="005D7FD4"/>
    <w:rsid w:val="006162D2"/>
    <w:rsid w:val="00635BA5"/>
    <w:rsid w:val="006432E7"/>
    <w:rsid w:val="00651E06"/>
    <w:rsid w:val="00665585"/>
    <w:rsid w:val="006A64BE"/>
    <w:rsid w:val="006B627B"/>
    <w:rsid w:val="006C359D"/>
    <w:rsid w:val="006C5181"/>
    <w:rsid w:val="006D2448"/>
    <w:rsid w:val="006D32B2"/>
    <w:rsid w:val="006F2B6B"/>
    <w:rsid w:val="00752B7B"/>
    <w:rsid w:val="00753146"/>
    <w:rsid w:val="00825953"/>
    <w:rsid w:val="0082759F"/>
    <w:rsid w:val="00831A93"/>
    <w:rsid w:val="008535DD"/>
    <w:rsid w:val="008C0E0B"/>
    <w:rsid w:val="008C6912"/>
    <w:rsid w:val="008D1003"/>
    <w:rsid w:val="008D415C"/>
    <w:rsid w:val="008E3576"/>
    <w:rsid w:val="009514DF"/>
    <w:rsid w:val="009849CD"/>
    <w:rsid w:val="00992872"/>
    <w:rsid w:val="009C1F9B"/>
    <w:rsid w:val="009F1E10"/>
    <w:rsid w:val="00A2350F"/>
    <w:rsid w:val="00A51E56"/>
    <w:rsid w:val="00A53E8E"/>
    <w:rsid w:val="00A60EC8"/>
    <w:rsid w:val="00A67B1A"/>
    <w:rsid w:val="00A86F3C"/>
    <w:rsid w:val="00AB1B50"/>
    <w:rsid w:val="00AE6190"/>
    <w:rsid w:val="00B154CD"/>
    <w:rsid w:val="00B15BA4"/>
    <w:rsid w:val="00B26AA3"/>
    <w:rsid w:val="00B27F83"/>
    <w:rsid w:val="00B41F7B"/>
    <w:rsid w:val="00B51C18"/>
    <w:rsid w:val="00B61064"/>
    <w:rsid w:val="00B76651"/>
    <w:rsid w:val="00B823A7"/>
    <w:rsid w:val="00B90954"/>
    <w:rsid w:val="00BA58F1"/>
    <w:rsid w:val="00BB40BB"/>
    <w:rsid w:val="00C3001D"/>
    <w:rsid w:val="00C34B0A"/>
    <w:rsid w:val="00C45EEA"/>
    <w:rsid w:val="00C70775"/>
    <w:rsid w:val="00C7197F"/>
    <w:rsid w:val="00C846B1"/>
    <w:rsid w:val="00CA20DA"/>
    <w:rsid w:val="00CD3723"/>
    <w:rsid w:val="00D15710"/>
    <w:rsid w:val="00D26766"/>
    <w:rsid w:val="00D67B5A"/>
    <w:rsid w:val="00D90D02"/>
    <w:rsid w:val="00DC4FA8"/>
    <w:rsid w:val="00DC66A1"/>
    <w:rsid w:val="00DC7D58"/>
    <w:rsid w:val="00DD6992"/>
    <w:rsid w:val="00DF743C"/>
    <w:rsid w:val="00E23954"/>
    <w:rsid w:val="00E51628"/>
    <w:rsid w:val="00E8023E"/>
    <w:rsid w:val="00E96F99"/>
    <w:rsid w:val="00EB7156"/>
    <w:rsid w:val="00EC3514"/>
    <w:rsid w:val="00F05CE3"/>
    <w:rsid w:val="00F320E3"/>
    <w:rsid w:val="00F41818"/>
    <w:rsid w:val="00F5787A"/>
    <w:rsid w:val="00F62038"/>
    <w:rsid w:val="00F74370"/>
    <w:rsid w:val="00F90860"/>
    <w:rsid w:val="00F92DC8"/>
    <w:rsid w:val="00F96407"/>
    <w:rsid w:val="00FB638D"/>
    <w:rsid w:val="00FC4F4E"/>
    <w:rsid w:val="00FE1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5090957"/>
  <w15:chartTrackingRefBased/>
  <w15:docId w15:val="{3E72E306-E36A-46D1-BBE6-38818D3FA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C5181"/>
    <w:pPr>
      <w:jc w:val="both"/>
    </w:pPr>
    <w:rPr>
      <w:rFonts w:ascii="Arial" w:hAnsi="Arial"/>
      <w:sz w:val="21"/>
    </w:rPr>
  </w:style>
  <w:style w:type="paragraph" w:styleId="Heading1">
    <w:name w:val="heading 1"/>
    <w:basedOn w:val="Normal"/>
    <w:next w:val="Normal"/>
    <w:link w:val="Heading1Char"/>
    <w:uiPriority w:val="9"/>
    <w:qFormat/>
    <w:rsid w:val="00DF743C"/>
    <w:pPr>
      <w:keepNext/>
      <w:tabs>
        <w:tab w:val="left" w:pos="1440"/>
      </w:tabs>
      <w:spacing w:before="480" w:after="240" w:line="240" w:lineRule="auto"/>
      <w:outlineLvl w:val="0"/>
    </w:pPr>
    <w:rPr>
      <w:rFonts w:eastAsia="Calibri" w:cs="Arial"/>
      <w:b/>
      <w:color w:val="C00000"/>
      <w:sz w:val="36"/>
      <w:szCs w:val="36"/>
      <w:lang w:val="en-ZA"/>
    </w:rPr>
  </w:style>
  <w:style w:type="paragraph" w:styleId="Heading2">
    <w:name w:val="heading 2"/>
    <w:basedOn w:val="Normal"/>
    <w:next w:val="Normal"/>
    <w:link w:val="Heading2Char"/>
    <w:uiPriority w:val="9"/>
    <w:unhideWhenUsed/>
    <w:qFormat/>
    <w:rsid w:val="00DF743C"/>
    <w:pPr>
      <w:keepNext/>
      <w:tabs>
        <w:tab w:val="left" w:pos="1440"/>
      </w:tabs>
      <w:spacing w:before="240" w:after="240" w:line="240" w:lineRule="auto"/>
      <w:outlineLvl w:val="1"/>
    </w:pPr>
    <w:rPr>
      <w:rFonts w:eastAsia="Calibri" w:cs="Arial"/>
      <w:b/>
      <w:color w:val="393D3E"/>
      <w:sz w:val="32"/>
      <w:szCs w:val="32"/>
      <w:shd w:val="clear" w:color="auto" w:fill="FFFFFF"/>
      <w:lang w:val="en-ZA"/>
    </w:rPr>
  </w:style>
  <w:style w:type="paragraph" w:styleId="Heading3">
    <w:name w:val="heading 3"/>
    <w:basedOn w:val="Normal"/>
    <w:next w:val="Normal"/>
    <w:link w:val="Heading3Char"/>
    <w:uiPriority w:val="9"/>
    <w:unhideWhenUsed/>
    <w:qFormat/>
    <w:rsid w:val="00DF743C"/>
    <w:pPr>
      <w:keepNext/>
      <w:tabs>
        <w:tab w:val="left" w:pos="1440"/>
      </w:tabs>
      <w:spacing w:before="240" w:after="240" w:line="240" w:lineRule="auto"/>
      <w:outlineLvl w:val="2"/>
    </w:pPr>
    <w:rPr>
      <w:rFonts w:eastAsia="Calibri" w:cs="Arial"/>
      <w:b/>
      <w:color w:val="545454"/>
      <w:sz w:val="28"/>
      <w:szCs w:val="28"/>
      <w:shd w:val="clear" w:color="auto" w:fill="FFFFFF"/>
      <w:lang w:val="en-ZA"/>
    </w:rPr>
  </w:style>
  <w:style w:type="paragraph" w:styleId="Heading4">
    <w:name w:val="heading 4"/>
    <w:basedOn w:val="Normal"/>
    <w:next w:val="Normal"/>
    <w:link w:val="Heading4Char"/>
    <w:uiPriority w:val="9"/>
    <w:unhideWhenUsed/>
    <w:qFormat/>
    <w:rsid w:val="00DF743C"/>
    <w:pPr>
      <w:keepNext/>
      <w:tabs>
        <w:tab w:val="left" w:pos="1440"/>
      </w:tabs>
      <w:spacing w:before="120" w:after="60" w:line="240" w:lineRule="auto"/>
      <w:outlineLvl w:val="3"/>
    </w:pPr>
    <w:rPr>
      <w:rFonts w:eastAsia="Calibri" w:cs="Arial"/>
      <w:b/>
      <w:color w:val="8C8C8C"/>
      <w:shd w:val="clear" w:color="auto" w:fill="FFFFFF"/>
      <w:lang w:val="en-ZA"/>
    </w:rPr>
  </w:style>
  <w:style w:type="paragraph" w:styleId="Heading5">
    <w:name w:val="heading 5"/>
    <w:basedOn w:val="Normal"/>
    <w:next w:val="Normal"/>
    <w:link w:val="Heading5Char"/>
    <w:uiPriority w:val="9"/>
    <w:semiHidden/>
    <w:unhideWhenUsed/>
    <w:qFormat/>
    <w:rsid w:val="0016570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unhideWhenUsed/>
    <w:rsid w:val="00635BA5"/>
    <w:pPr>
      <w:tabs>
        <w:tab w:val="right" w:leader="dot" w:pos="8630"/>
      </w:tabs>
      <w:spacing w:after="60" w:line="240" w:lineRule="auto"/>
      <w:ind w:left="532" w:hanging="86"/>
    </w:pPr>
  </w:style>
  <w:style w:type="paragraph" w:styleId="TOC4">
    <w:name w:val="toc 4"/>
    <w:basedOn w:val="Normal"/>
    <w:next w:val="Normal"/>
    <w:autoRedefine/>
    <w:uiPriority w:val="39"/>
    <w:unhideWhenUsed/>
    <w:rsid w:val="004443D4"/>
    <w:pPr>
      <w:tabs>
        <w:tab w:val="right" w:leader="dot" w:pos="8630"/>
      </w:tabs>
      <w:spacing w:after="0"/>
      <w:ind w:left="360"/>
    </w:pPr>
  </w:style>
  <w:style w:type="paragraph" w:styleId="TOC5">
    <w:name w:val="toc 5"/>
    <w:basedOn w:val="Normal"/>
    <w:next w:val="Normal"/>
    <w:autoRedefine/>
    <w:uiPriority w:val="39"/>
    <w:unhideWhenUsed/>
    <w:rsid w:val="004443D4"/>
    <w:pPr>
      <w:tabs>
        <w:tab w:val="right" w:leader="dot" w:pos="8630"/>
      </w:tabs>
      <w:spacing w:after="0"/>
      <w:ind w:left="630"/>
    </w:pPr>
  </w:style>
  <w:style w:type="character" w:styleId="Hyperlink">
    <w:name w:val="Hyperlink"/>
    <w:basedOn w:val="DefaultParagraphFont"/>
    <w:uiPriority w:val="99"/>
    <w:unhideWhenUsed/>
    <w:qFormat/>
    <w:rsid w:val="006162D2"/>
    <w:rPr>
      <w:color w:val="0000FF"/>
      <w:u w:val="single"/>
    </w:rPr>
  </w:style>
  <w:style w:type="character" w:customStyle="1" w:styleId="Heading4Char">
    <w:name w:val="Heading 4 Char"/>
    <w:basedOn w:val="DefaultParagraphFont"/>
    <w:link w:val="Heading4"/>
    <w:uiPriority w:val="9"/>
    <w:rsid w:val="00DF743C"/>
    <w:rPr>
      <w:rFonts w:ascii="Arial" w:eastAsia="Calibri" w:hAnsi="Arial" w:cs="Arial"/>
      <w:b/>
      <w:color w:val="8C8C8C"/>
      <w:lang w:val="en-ZA"/>
    </w:rPr>
  </w:style>
  <w:style w:type="paragraph" w:styleId="Header">
    <w:name w:val="header"/>
    <w:basedOn w:val="Normal"/>
    <w:link w:val="HeaderChar"/>
    <w:uiPriority w:val="99"/>
    <w:unhideWhenUsed/>
    <w:rsid w:val="00DF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43C"/>
  </w:style>
  <w:style w:type="paragraph" w:styleId="Footer">
    <w:name w:val="footer"/>
    <w:basedOn w:val="Normal"/>
    <w:link w:val="FooterChar"/>
    <w:uiPriority w:val="99"/>
    <w:unhideWhenUsed/>
    <w:rsid w:val="00DF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43C"/>
  </w:style>
  <w:style w:type="character" w:customStyle="1" w:styleId="Heading1Char">
    <w:name w:val="Heading 1 Char"/>
    <w:basedOn w:val="DefaultParagraphFont"/>
    <w:link w:val="Heading1"/>
    <w:uiPriority w:val="9"/>
    <w:rsid w:val="00DF743C"/>
    <w:rPr>
      <w:rFonts w:ascii="Arial" w:eastAsia="Calibri" w:hAnsi="Arial" w:cs="Arial"/>
      <w:b/>
      <w:color w:val="C00000"/>
      <w:sz w:val="36"/>
      <w:szCs w:val="36"/>
      <w:lang w:val="en-ZA"/>
    </w:rPr>
  </w:style>
  <w:style w:type="character" w:customStyle="1" w:styleId="Heading2Char">
    <w:name w:val="Heading 2 Char"/>
    <w:basedOn w:val="DefaultParagraphFont"/>
    <w:link w:val="Heading2"/>
    <w:uiPriority w:val="9"/>
    <w:rsid w:val="00DF743C"/>
    <w:rPr>
      <w:rFonts w:ascii="Arial" w:eastAsia="Calibri" w:hAnsi="Arial" w:cs="Arial"/>
      <w:b/>
      <w:color w:val="393D3E"/>
      <w:sz w:val="32"/>
      <w:szCs w:val="32"/>
      <w:lang w:val="en-ZA"/>
    </w:rPr>
  </w:style>
  <w:style w:type="character" w:customStyle="1" w:styleId="Heading3Char">
    <w:name w:val="Heading 3 Char"/>
    <w:basedOn w:val="DefaultParagraphFont"/>
    <w:link w:val="Heading3"/>
    <w:uiPriority w:val="9"/>
    <w:rsid w:val="00DF743C"/>
    <w:rPr>
      <w:rFonts w:ascii="Arial" w:eastAsia="Calibri" w:hAnsi="Arial" w:cs="Arial"/>
      <w:b/>
      <w:color w:val="545454"/>
      <w:sz w:val="28"/>
      <w:szCs w:val="28"/>
      <w:lang w:val="en-ZA"/>
    </w:rPr>
  </w:style>
  <w:style w:type="paragraph" w:styleId="ListParagraph">
    <w:name w:val="List Paragraph"/>
    <w:basedOn w:val="Normal"/>
    <w:link w:val="ListParagraphChar"/>
    <w:uiPriority w:val="34"/>
    <w:qFormat/>
    <w:rsid w:val="00DF743C"/>
    <w:pPr>
      <w:ind w:left="720"/>
      <w:contextualSpacing/>
    </w:pPr>
  </w:style>
  <w:style w:type="paragraph" w:customStyle="1" w:styleId="PageNumber1">
    <w:name w:val="Page Number1"/>
    <w:basedOn w:val="Normal"/>
    <w:qFormat/>
    <w:rsid w:val="00DF743C"/>
    <w:pPr>
      <w:tabs>
        <w:tab w:val="left" w:pos="1440"/>
      </w:tabs>
      <w:spacing w:after="0" w:line="240" w:lineRule="auto"/>
      <w:jc w:val="center"/>
    </w:pPr>
    <w:rPr>
      <w:rFonts w:ascii="Calibri" w:eastAsia="MS Mincho" w:hAnsi="Calibri" w:cs="LucidaGrande"/>
      <w:color w:val="808080"/>
      <w:sz w:val="16"/>
      <w:szCs w:val="16"/>
    </w:rPr>
  </w:style>
  <w:style w:type="paragraph" w:customStyle="1" w:styleId="Bulletlist">
    <w:name w:val="Bullet list"/>
    <w:basedOn w:val="ListParagraph"/>
    <w:link w:val="BulletlistChar"/>
    <w:qFormat/>
    <w:rsid w:val="00B61064"/>
    <w:pPr>
      <w:numPr>
        <w:numId w:val="2"/>
      </w:numPr>
      <w:spacing w:after="240" w:line="240" w:lineRule="auto"/>
      <w:contextualSpacing w:val="0"/>
    </w:pPr>
    <w:rPr>
      <w:rFonts w:eastAsia="Calibri" w:cs="Arial"/>
      <w:szCs w:val="21"/>
    </w:rPr>
  </w:style>
  <w:style w:type="paragraph" w:customStyle="1" w:styleId="Captionstyle">
    <w:name w:val="Caption style"/>
    <w:basedOn w:val="Normal"/>
    <w:link w:val="CaptionstyleChar"/>
    <w:qFormat/>
    <w:rsid w:val="00B61064"/>
    <w:pPr>
      <w:tabs>
        <w:tab w:val="left" w:pos="1440"/>
      </w:tabs>
      <w:spacing w:after="0" w:line="240" w:lineRule="auto"/>
      <w:jc w:val="center"/>
    </w:pPr>
    <w:rPr>
      <w:rFonts w:eastAsia="Calibri" w:cs="Times New Roman"/>
      <w:b/>
      <w:sz w:val="19"/>
      <w:szCs w:val="19"/>
    </w:rPr>
  </w:style>
  <w:style w:type="character" w:customStyle="1" w:styleId="ListParagraphChar">
    <w:name w:val="List Paragraph Char"/>
    <w:basedOn w:val="DefaultParagraphFont"/>
    <w:link w:val="ListParagraph"/>
    <w:uiPriority w:val="34"/>
    <w:rsid w:val="00B61064"/>
    <w:rPr>
      <w:rFonts w:ascii="Arial" w:hAnsi="Arial"/>
      <w:sz w:val="21"/>
    </w:rPr>
  </w:style>
  <w:style w:type="character" w:customStyle="1" w:styleId="BulletlistChar">
    <w:name w:val="Bullet list Char"/>
    <w:basedOn w:val="ListParagraphChar"/>
    <w:link w:val="Bulletlist"/>
    <w:rsid w:val="00B61064"/>
    <w:rPr>
      <w:rFonts w:ascii="Arial" w:eastAsia="Calibri" w:hAnsi="Arial" w:cs="Arial"/>
      <w:sz w:val="21"/>
      <w:szCs w:val="21"/>
    </w:rPr>
  </w:style>
  <w:style w:type="paragraph" w:customStyle="1" w:styleId="Textbox">
    <w:name w:val="Textbox"/>
    <w:basedOn w:val="Normal"/>
    <w:link w:val="TextboxChar"/>
    <w:qFormat/>
    <w:rsid w:val="00635BA5"/>
    <w:pPr>
      <w:pBdr>
        <w:top w:val="single" w:sz="4" w:space="5" w:color="auto"/>
        <w:left w:val="single" w:sz="4" w:space="4" w:color="auto"/>
        <w:bottom w:val="single" w:sz="4" w:space="6" w:color="auto"/>
        <w:right w:val="single" w:sz="4" w:space="4" w:color="auto"/>
      </w:pBdr>
      <w:shd w:val="clear" w:color="auto" w:fill="D9D9D9"/>
      <w:tabs>
        <w:tab w:val="left" w:pos="1440"/>
      </w:tabs>
      <w:spacing w:after="240" w:line="240" w:lineRule="auto"/>
    </w:pPr>
    <w:rPr>
      <w:rFonts w:eastAsia="Calibri" w:cs="Arial"/>
      <w:b/>
      <w:szCs w:val="21"/>
      <w:lang w:val="en-ZA"/>
    </w:rPr>
  </w:style>
  <w:style w:type="character" w:customStyle="1" w:styleId="CaptionstyleChar">
    <w:name w:val="Caption style Char"/>
    <w:basedOn w:val="DefaultParagraphFont"/>
    <w:link w:val="Captionstyle"/>
    <w:rsid w:val="00B61064"/>
    <w:rPr>
      <w:rFonts w:ascii="Arial" w:eastAsia="Calibri" w:hAnsi="Arial" w:cs="Times New Roman"/>
      <w:b/>
      <w:sz w:val="19"/>
      <w:szCs w:val="19"/>
    </w:rPr>
  </w:style>
  <w:style w:type="character" w:customStyle="1" w:styleId="TextboxChar">
    <w:name w:val="Textbox Char"/>
    <w:basedOn w:val="DefaultParagraphFont"/>
    <w:link w:val="Textbox"/>
    <w:rsid w:val="00635BA5"/>
    <w:rPr>
      <w:rFonts w:ascii="Arial" w:eastAsia="Calibri" w:hAnsi="Arial" w:cs="Arial"/>
      <w:b/>
      <w:sz w:val="21"/>
      <w:szCs w:val="21"/>
      <w:shd w:val="clear" w:color="auto" w:fill="D9D9D9"/>
      <w:lang w:val="en-ZA"/>
    </w:rPr>
  </w:style>
  <w:style w:type="paragraph" w:styleId="TOC1">
    <w:name w:val="toc 1"/>
    <w:basedOn w:val="Normal"/>
    <w:next w:val="Normal"/>
    <w:autoRedefine/>
    <w:uiPriority w:val="39"/>
    <w:unhideWhenUsed/>
    <w:rsid w:val="00635BA5"/>
    <w:pPr>
      <w:spacing w:after="60" w:line="240" w:lineRule="auto"/>
    </w:pPr>
    <w:rPr>
      <w:b/>
    </w:rPr>
  </w:style>
  <w:style w:type="paragraph" w:styleId="TOC2">
    <w:name w:val="toc 2"/>
    <w:basedOn w:val="Normal"/>
    <w:next w:val="Normal"/>
    <w:autoRedefine/>
    <w:uiPriority w:val="39"/>
    <w:unhideWhenUsed/>
    <w:rsid w:val="00635BA5"/>
    <w:pPr>
      <w:spacing w:after="60" w:line="240" w:lineRule="auto"/>
      <w:ind w:left="216"/>
    </w:pPr>
  </w:style>
  <w:style w:type="character" w:customStyle="1" w:styleId="Heading5Char">
    <w:name w:val="Heading 5 Char"/>
    <w:basedOn w:val="DefaultParagraphFont"/>
    <w:link w:val="Heading5"/>
    <w:uiPriority w:val="9"/>
    <w:rsid w:val="00165708"/>
    <w:rPr>
      <w:rFonts w:asciiTheme="majorHAnsi" w:eastAsiaTheme="majorEastAsia" w:hAnsiTheme="majorHAnsi" w:cstheme="majorBidi"/>
      <w:color w:val="2F5496" w:themeColor="accent1" w:themeShade="BF"/>
      <w:sz w:val="21"/>
    </w:rPr>
  </w:style>
  <w:style w:type="paragraph" w:styleId="NormalWeb">
    <w:name w:val="Normal (Web)"/>
    <w:basedOn w:val="Normal"/>
    <w:uiPriority w:val="99"/>
    <w:semiHidden/>
    <w:unhideWhenUsed/>
    <w:rsid w:val="00753146"/>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157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5710"/>
    <w:rPr>
      <w:rFonts w:ascii="Segoe UI" w:hAnsi="Segoe UI" w:cs="Segoe UI"/>
      <w:sz w:val="18"/>
      <w:szCs w:val="18"/>
    </w:rPr>
  </w:style>
  <w:style w:type="character" w:styleId="CommentReference">
    <w:name w:val="annotation reference"/>
    <w:basedOn w:val="DefaultParagraphFont"/>
    <w:uiPriority w:val="99"/>
    <w:semiHidden/>
    <w:unhideWhenUsed/>
    <w:rsid w:val="00D15710"/>
    <w:rPr>
      <w:sz w:val="16"/>
      <w:szCs w:val="16"/>
    </w:rPr>
  </w:style>
  <w:style w:type="paragraph" w:styleId="CommentText">
    <w:name w:val="annotation text"/>
    <w:basedOn w:val="Normal"/>
    <w:link w:val="CommentTextChar"/>
    <w:uiPriority w:val="99"/>
    <w:semiHidden/>
    <w:unhideWhenUsed/>
    <w:rsid w:val="00D15710"/>
    <w:pPr>
      <w:spacing w:line="240" w:lineRule="auto"/>
    </w:pPr>
    <w:rPr>
      <w:sz w:val="20"/>
      <w:szCs w:val="20"/>
    </w:rPr>
  </w:style>
  <w:style w:type="character" w:customStyle="1" w:styleId="CommentTextChar">
    <w:name w:val="Comment Text Char"/>
    <w:basedOn w:val="DefaultParagraphFont"/>
    <w:link w:val="CommentText"/>
    <w:uiPriority w:val="99"/>
    <w:semiHidden/>
    <w:rsid w:val="00D157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15710"/>
    <w:rPr>
      <w:b/>
      <w:bCs/>
    </w:rPr>
  </w:style>
  <w:style w:type="character" w:customStyle="1" w:styleId="CommentSubjectChar">
    <w:name w:val="Comment Subject Char"/>
    <w:basedOn w:val="CommentTextChar"/>
    <w:link w:val="CommentSubject"/>
    <w:uiPriority w:val="99"/>
    <w:semiHidden/>
    <w:rsid w:val="00D15710"/>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47764">
      <w:bodyDiv w:val="1"/>
      <w:marLeft w:val="0"/>
      <w:marRight w:val="0"/>
      <w:marTop w:val="0"/>
      <w:marBottom w:val="0"/>
      <w:divBdr>
        <w:top w:val="none" w:sz="0" w:space="0" w:color="auto"/>
        <w:left w:val="none" w:sz="0" w:space="0" w:color="auto"/>
        <w:bottom w:val="none" w:sz="0" w:space="0" w:color="auto"/>
        <w:right w:val="none" w:sz="0" w:space="0" w:color="auto"/>
      </w:divBdr>
    </w:div>
    <w:div w:id="668024637">
      <w:bodyDiv w:val="1"/>
      <w:marLeft w:val="0"/>
      <w:marRight w:val="0"/>
      <w:marTop w:val="0"/>
      <w:marBottom w:val="0"/>
      <w:divBdr>
        <w:top w:val="none" w:sz="0" w:space="0" w:color="auto"/>
        <w:left w:val="none" w:sz="0" w:space="0" w:color="auto"/>
        <w:bottom w:val="none" w:sz="0" w:space="0" w:color="auto"/>
        <w:right w:val="none" w:sz="0" w:space="0" w:color="auto"/>
      </w:divBdr>
    </w:div>
    <w:div w:id="691877312">
      <w:bodyDiv w:val="1"/>
      <w:marLeft w:val="0"/>
      <w:marRight w:val="0"/>
      <w:marTop w:val="0"/>
      <w:marBottom w:val="0"/>
      <w:divBdr>
        <w:top w:val="none" w:sz="0" w:space="0" w:color="auto"/>
        <w:left w:val="none" w:sz="0" w:space="0" w:color="auto"/>
        <w:bottom w:val="none" w:sz="0" w:space="0" w:color="auto"/>
        <w:right w:val="none" w:sz="0" w:space="0" w:color="auto"/>
      </w:divBdr>
    </w:div>
    <w:div w:id="1141456364">
      <w:bodyDiv w:val="1"/>
      <w:marLeft w:val="0"/>
      <w:marRight w:val="0"/>
      <w:marTop w:val="0"/>
      <w:marBottom w:val="0"/>
      <w:divBdr>
        <w:top w:val="none" w:sz="0" w:space="0" w:color="auto"/>
        <w:left w:val="none" w:sz="0" w:space="0" w:color="auto"/>
        <w:bottom w:val="none" w:sz="0" w:space="0" w:color="auto"/>
        <w:right w:val="none" w:sz="0" w:space="0" w:color="auto"/>
      </w:divBdr>
    </w:div>
    <w:div w:id="1272589324">
      <w:bodyDiv w:val="1"/>
      <w:marLeft w:val="0"/>
      <w:marRight w:val="0"/>
      <w:marTop w:val="0"/>
      <w:marBottom w:val="0"/>
      <w:divBdr>
        <w:top w:val="none" w:sz="0" w:space="0" w:color="auto"/>
        <w:left w:val="none" w:sz="0" w:space="0" w:color="auto"/>
        <w:bottom w:val="none" w:sz="0" w:space="0" w:color="auto"/>
        <w:right w:val="none" w:sz="0" w:space="0" w:color="auto"/>
      </w:divBdr>
    </w:div>
    <w:div w:id="1718356630">
      <w:bodyDiv w:val="1"/>
      <w:marLeft w:val="0"/>
      <w:marRight w:val="0"/>
      <w:marTop w:val="0"/>
      <w:marBottom w:val="0"/>
      <w:divBdr>
        <w:top w:val="none" w:sz="0" w:space="0" w:color="auto"/>
        <w:left w:val="none" w:sz="0" w:space="0" w:color="auto"/>
        <w:bottom w:val="none" w:sz="0" w:space="0" w:color="auto"/>
        <w:right w:val="none" w:sz="0" w:space="0" w:color="auto"/>
      </w:divBdr>
    </w:div>
    <w:div w:id="194900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E8F6F-425F-B54B-9D84-C639F97C5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Pages>
  <Words>1347</Words>
  <Characters>7681</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Jacobs</dc:creator>
  <cp:keywords/>
  <dc:description/>
  <cp:lastModifiedBy>BATJARGAL Tuguldur</cp:lastModifiedBy>
  <cp:revision>11</cp:revision>
  <dcterms:created xsi:type="dcterms:W3CDTF">2017-12-05T00:22:00Z</dcterms:created>
  <dcterms:modified xsi:type="dcterms:W3CDTF">2017-12-06T00:56:00Z</dcterms:modified>
</cp:coreProperties>
</file>