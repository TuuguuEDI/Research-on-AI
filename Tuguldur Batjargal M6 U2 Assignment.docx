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ED29FF" w14:textId="77777777" w:rsidR="00DF743C" w:rsidRDefault="00DF743C" w:rsidP="00BB40BB">
      <w:pPr>
        <w:spacing w:after="240" w:line="240" w:lineRule="auto"/>
        <w:rPr>
          <w:ins w:id="0" w:author="BATJARGAL Tuguldur" w:date="2017-12-18T23:42:00Z"/>
        </w:rPr>
      </w:pPr>
    </w:p>
    <w:p w14:paraId="440E7F1B" w14:textId="77777777" w:rsidR="00030889" w:rsidRPr="00093C47" w:rsidRDefault="00030889" w:rsidP="00BB40BB">
      <w:pPr>
        <w:spacing w:after="240" w:line="240" w:lineRule="auto"/>
      </w:pPr>
    </w:p>
    <w:p w14:paraId="4E70F7DF" w14:textId="77777777" w:rsidR="00DF743C" w:rsidRPr="00093C47" w:rsidRDefault="00DF743C" w:rsidP="00BB40BB">
      <w:pPr>
        <w:spacing w:after="240" w:line="240" w:lineRule="auto"/>
      </w:pPr>
    </w:p>
    <w:p w14:paraId="5EE216DA" w14:textId="77777777" w:rsidR="00DF743C" w:rsidRPr="00093C47" w:rsidRDefault="00DF743C" w:rsidP="00BB40BB">
      <w:pPr>
        <w:spacing w:after="240" w:line="240" w:lineRule="auto"/>
      </w:pPr>
    </w:p>
    <w:p w14:paraId="2293982B" w14:textId="77777777" w:rsidR="00DF743C" w:rsidRPr="00093C47" w:rsidRDefault="00DF743C" w:rsidP="00BB40BB">
      <w:pPr>
        <w:spacing w:after="240" w:line="240" w:lineRule="auto"/>
      </w:pPr>
    </w:p>
    <w:p w14:paraId="13415D79" w14:textId="77777777" w:rsidR="00DF743C" w:rsidRPr="00093C47" w:rsidRDefault="00DF743C" w:rsidP="00BB40BB">
      <w:pPr>
        <w:spacing w:after="240" w:line="240" w:lineRule="auto"/>
      </w:pPr>
    </w:p>
    <w:p w14:paraId="4DABB91B" w14:textId="77777777" w:rsidR="00DF743C" w:rsidRPr="00093C47" w:rsidRDefault="00DF743C" w:rsidP="00BB40BB">
      <w:pPr>
        <w:spacing w:after="240" w:line="240" w:lineRule="auto"/>
      </w:pPr>
    </w:p>
    <w:p w14:paraId="4FE92BF5" w14:textId="77777777" w:rsidR="00DF743C" w:rsidRPr="00093C47" w:rsidRDefault="00DF743C" w:rsidP="00BB40BB">
      <w:pPr>
        <w:spacing w:after="240" w:line="240" w:lineRule="auto"/>
      </w:pPr>
    </w:p>
    <w:p w14:paraId="3F48261A" w14:textId="77777777" w:rsidR="00DF743C" w:rsidRPr="00093C47" w:rsidRDefault="00DF743C" w:rsidP="00BB40BB">
      <w:pPr>
        <w:spacing w:after="240" w:line="240" w:lineRule="auto"/>
      </w:pPr>
    </w:p>
    <w:p w14:paraId="4DEA93F4" w14:textId="77777777" w:rsidR="00DF743C" w:rsidRPr="00093C47" w:rsidRDefault="00DF743C" w:rsidP="00BB40BB">
      <w:pPr>
        <w:spacing w:after="240" w:line="240" w:lineRule="auto"/>
      </w:pPr>
    </w:p>
    <w:p w14:paraId="3B3ACFAF" w14:textId="77777777" w:rsidR="00DF743C" w:rsidRPr="00093C47" w:rsidRDefault="00DF743C" w:rsidP="00BB40BB">
      <w:pPr>
        <w:spacing w:after="240" w:line="240" w:lineRule="auto"/>
      </w:pPr>
    </w:p>
    <w:p w14:paraId="5A3E3075" w14:textId="77777777" w:rsidR="00DF743C" w:rsidRPr="00093C47" w:rsidRDefault="00DF743C" w:rsidP="00BB40BB">
      <w:pPr>
        <w:spacing w:after="240" w:line="240" w:lineRule="auto"/>
      </w:pPr>
    </w:p>
    <w:p w14:paraId="1ED5E813" w14:textId="77777777" w:rsidR="00DF743C" w:rsidRPr="00093C47" w:rsidRDefault="00DF743C" w:rsidP="00BB40BB">
      <w:pPr>
        <w:spacing w:after="240" w:line="240" w:lineRule="auto"/>
      </w:pPr>
    </w:p>
    <w:p w14:paraId="0F34E624" w14:textId="77777777" w:rsidR="00DF743C" w:rsidRPr="00093C47" w:rsidRDefault="00DF743C" w:rsidP="00BB40BB">
      <w:pPr>
        <w:spacing w:after="240" w:line="240" w:lineRule="auto"/>
      </w:pPr>
    </w:p>
    <w:p w14:paraId="7B6DA042" w14:textId="77777777" w:rsidR="00DF743C" w:rsidRPr="00093C47" w:rsidRDefault="00DF743C" w:rsidP="00BB40BB">
      <w:pPr>
        <w:spacing w:after="240" w:line="240" w:lineRule="auto"/>
      </w:pPr>
    </w:p>
    <w:p w14:paraId="37A9F21F" w14:textId="77777777" w:rsidR="00DF743C" w:rsidRPr="00093C47" w:rsidRDefault="00DF743C" w:rsidP="00BB40BB">
      <w:pPr>
        <w:spacing w:after="240" w:line="240" w:lineRule="auto"/>
      </w:pPr>
    </w:p>
    <w:p w14:paraId="0DBA69B4" w14:textId="77777777" w:rsidR="00DF743C" w:rsidRPr="00093C47" w:rsidRDefault="00DF743C" w:rsidP="00BB40BB">
      <w:pPr>
        <w:spacing w:after="240" w:line="240" w:lineRule="auto"/>
      </w:pPr>
    </w:p>
    <w:p w14:paraId="4375DB15" w14:textId="77777777" w:rsidR="00DF743C" w:rsidRPr="00093C47" w:rsidRDefault="00DF743C" w:rsidP="00BB40BB">
      <w:pPr>
        <w:spacing w:after="240" w:line="240" w:lineRule="auto"/>
      </w:pPr>
    </w:p>
    <w:p w14:paraId="44FC7154" w14:textId="356B6444" w:rsidR="006C5181" w:rsidRPr="00093C47" w:rsidRDefault="006C5181" w:rsidP="00B51C18">
      <w:pPr>
        <w:spacing w:after="240" w:line="240" w:lineRule="auto"/>
        <w:rPr>
          <w:rFonts w:ascii="Open Sans" w:eastAsia="Calibri" w:hAnsi="Open Sans" w:cs="Arial"/>
          <w:b/>
          <w:bCs/>
          <w:color w:val="FFFFFF"/>
          <w:sz w:val="28"/>
          <w:szCs w:val="28"/>
        </w:rPr>
      </w:pPr>
    </w:p>
    <w:p w14:paraId="23946D06" w14:textId="77777777" w:rsidR="006C5181" w:rsidRPr="00093C47" w:rsidRDefault="006C5181" w:rsidP="00BB40BB">
      <w:pPr>
        <w:spacing w:after="240" w:line="240" w:lineRule="auto"/>
        <w:jc w:val="center"/>
        <w:rPr>
          <w:rFonts w:ascii="Open Sans" w:eastAsia="Calibri" w:hAnsi="Open Sans" w:cs="Arial"/>
          <w:b/>
          <w:bCs/>
          <w:color w:val="FFFFFF"/>
          <w:sz w:val="28"/>
          <w:szCs w:val="28"/>
        </w:rPr>
      </w:pPr>
    </w:p>
    <w:p w14:paraId="102739ED" w14:textId="058B3418" w:rsidR="00DF743C" w:rsidRPr="00093C47" w:rsidRDefault="00DF743C" w:rsidP="00B51C18">
      <w:pPr>
        <w:spacing w:after="0" w:line="240" w:lineRule="auto"/>
        <w:jc w:val="center"/>
        <w:rPr>
          <w:rFonts w:ascii="Open Sans" w:eastAsia="Calibri" w:hAnsi="Open Sans" w:cs="Arial"/>
          <w:b/>
          <w:bCs/>
          <w:color w:val="FFFFFF"/>
          <w:sz w:val="28"/>
          <w:szCs w:val="28"/>
        </w:rPr>
      </w:pPr>
      <w:r w:rsidRPr="00093C47">
        <w:rPr>
          <w:rFonts w:ascii="Open Sans" w:eastAsia="Calibri" w:hAnsi="Open Sans" w:cs="Arial"/>
          <w:b/>
          <w:bCs/>
          <w:color w:val="FFFFFF"/>
          <w:sz w:val="28"/>
          <w:szCs w:val="28"/>
        </w:rPr>
        <w:t xml:space="preserve">MODULE </w:t>
      </w:r>
      <w:r w:rsidR="00614F11" w:rsidRPr="00093C47">
        <w:rPr>
          <w:rFonts w:ascii="Open Sans" w:eastAsia="Calibri" w:hAnsi="Open Sans" w:cs="Arial"/>
          <w:b/>
          <w:bCs/>
          <w:color w:val="FFFFFF"/>
          <w:sz w:val="28"/>
          <w:szCs w:val="28"/>
        </w:rPr>
        <w:t>6</w:t>
      </w:r>
      <w:r w:rsidR="004E31C8" w:rsidRPr="00093C47">
        <w:rPr>
          <w:rFonts w:ascii="Open Sans" w:eastAsia="Calibri" w:hAnsi="Open Sans" w:cs="Arial"/>
          <w:b/>
          <w:bCs/>
          <w:color w:val="FFFFFF"/>
          <w:sz w:val="28"/>
          <w:szCs w:val="28"/>
        </w:rPr>
        <w:t xml:space="preserve"> </w:t>
      </w:r>
      <w:r w:rsidRPr="00093C47">
        <w:rPr>
          <w:rFonts w:ascii="Open Sans" w:eastAsia="Calibri" w:hAnsi="Open Sans" w:cs="Arial"/>
          <w:b/>
          <w:bCs/>
          <w:color w:val="FFFFFF"/>
          <w:sz w:val="28"/>
          <w:szCs w:val="28"/>
        </w:rPr>
        <w:t xml:space="preserve">UNIT </w:t>
      </w:r>
      <w:r w:rsidR="00EF532F">
        <w:rPr>
          <w:rFonts w:ascii="Open Sans" w:eastAsia="Calibri" w:hAnsi="Open Sans" w:cs="Arial"/>
          <w:b/>
          <w:bCs/>
          <w:color w:val="FFFFFF"/>
          <w:sz w:val="28"/>
          <w:szCs w:val="28"/>
        </w:rPr>
        <w:t>2</w:t>
      </w:r>
    </w:p>
    <w:p w14:paraId="4BE5FC28" w14:textId="02567553" w:rsidR="00DF743C" w:rsidRPr="00093C47" w:rsidRDefault="00B26AA3" w:rsidP="00BB40BB">
      <w:pPr>
        <w:spacing w:after="240" w:line="240" w:lineRule="auto"/>
        <w:jc w:val="center"/>
        <w:rPr>
          <w:rFonts w:ascii="Open Sans" w:eastAsia="Calibri" w:hAnsi="Open Sans" w:cs="Times New Roman"/>
          <w:b/>
          <w:bCs/>
          <w:color w:val="FFFFFF"/>
          <w:sz w:val="28"/>
          <w:szCs w:val="28"/>
        </w:rPr>
      </w:pPr>
      <w:r w:rsidRPr="00093C47">
        <w:rPr>
          <w:rFonts w:ascii="Open Sans" w:eastAsia="Calibri" w:hAnsi="Open Sans" w:cs="Arial"/>
          <w:b/>
          <w:bCs/>
          <w:color w:val="FFFFFF"/>
          <w:sz w:val="28"/>
          <w:szCs w:val="28"/>
        </w:rPr>
        <w:t>Assignment</w:t>
      </w:r>
    </w:p>
    <w:p w14:paraId="51077A2C" w14:textId="77777777" w:rsidR="00DF743C" w:rsidRPr="00093C47" w:rsidRDefault="00DF743C" w:rsidP="00BB40BB">
      <w:pPr>
        <w:spacing w:after="240" w:line="240" w:lineRule="auto"/>
      </w:pPr>
    </w:p>
    <w:p w14:paraId="26E6DC8D" w14:textId="77777777" w:rsidR="00DF743C" w:rsidRPr="00093C47" w:rsidRDefault="00DF743C" w:rsidP="00BB40BB">
      <w:pPr>
        <w:spacing w:after="240" w:line="240" w:lineRule="auto"/>
      </w:pPr>
      <w:r w:rsidRPr="00093C47">
        <w:br w:type="page"/>
      </w:r>
    </w:p>
    <w:p w14:paraId="01A7DCA7" w14:textId="26AB8857" w:rsidR="00165708" w:rsidRPr="00093C47" w:rsidRDefault="00432A07" w:rsidP="008C56B9">
      <w:pPr>
        <w:pStyle w:val="Textbox"/>
        <w:rPr>
          <w:lang w:val="en-US"/>
        </w:rPr>
      </w:pPr>
      <w:r w:rsidRPr="00093C47">
        <w:rPr>
          <w:lang w:val="en-US"/>
        </w:rPr>
        <w:lastRenderedPageBreak/>
        <w:t>Learning outcome</w:t>
      </w:r>
      <w:r w:rsidR="00614F11" w:rsidRPr="00093C47">
        <w:rPr>
          <w:lang w:val="en-US"/>
        </w:rPr>
        <w:t>s</w:t>
      </w:r>
      <w:r w:rsidR="00165708" w:rsidRPr="00093C47">
        <w:rPr>
          <w:lang w:val="en-US"/>
        </w:rPr>
        <w:t xml:space="preserve">: </w:t>
      </w:r>
    </w:p>
    <w:p w14:paraId="5A7E78E4" w14:textId="29A12C5A" w:rsidR="00614F11" w:rsidRPr="00093C47" w:rsidRDefault="004E31C8" w:rsidP="008C56B9">
      <w:pPr>
        <w:pStyle w:val="Textbox"/>
        <w:rPr>
          <w:lang w:val="en-US"/>
        </w:rPr>
      </w:pPr>
      <w:r w:rsidRPr="00093C47">
        <w:rPr>
          <w:bCs/>
          <w:color w:val="000000"/>
          <w:shd w:val="clear" w:color="auto" w:fill="D9D9D9"/>
          <w:lang w:val="en-US"/>
        </w:rPr>
        <w:t>LO</w:t>
      </w:r>
      <w:r w:rsidR="00614F11" w:rsidRPr="00093C47">
        <w:rPr>
          <w:bCs/>
          <w:color w:val="000000"/>
          <w:shd w:val="clear" w:color="auto" w:fill="D9D9D9"/>
          <w:lang w:val="en-US"/>
        </w:rPr>
        <w:t>3</w:t>
      </w:r>
      <w:r w:rsidRPr="00093C47">
        <w:rPr>
          <w:bCs/>
          <w:color w:val="000000"/>
          <w:shd w:val="clear" w:color="auto" w:fill="D9D9D9"/>
          <w:lang w:val="en-US"/>
        </w:rPr>
        <w:t xml:space="preserve">: </w:t>
      </w:r>
      <w:r w:rsidR="00614F11" w:rsidRPr="00093C47">
        <w:rPr>
          <w:b w:val="0"/>
          <w:color w:val="000000"/>
          <w:shd w:val="clear" w:color="auto" w:fill="D9D9D9"/>
          <w:lang w:val="en-US"/>
        </w:rPr>
        <w:t>Propose an initiative for a specific business application of AI.</w:t>
      </w:r>
    </w:p>
    <w:p w14:paraId="6EF2D966" w14:textId="596E10C1" w:rsidR="004E31C8" w:rsidRPr="00093C47" w:rsidRDefault="00614F11" w:rsidP="008C56B9">
      <w:pPr>
        <w:pStyle w:val="Textbox"/>
        <w:rPr>
          <w:color w:val="000000"/>
          <w:shd w:val="clear" w:color="auto" w:fill="D9D9D9"/>
          <w:lang w:val="en-US"/>
        </w:rPr>
      </w:pPr>
      <w:r w:rsidRPr="00093C47">
        <w:rPr>
          <w:rFonts w:eastAsia="Times New Roman"/>
          <w:bCs/>
          <w:color w:val="000000"/>
          <w:shd w:val="clear" w:color="auto" w:fill="D9D9D9"/>
          <w:lang w:val="en-US"/>
        </w:rPr>
        <w:t>LO4:</w:t>
      </w:r>
      <w:r w:rsidRPr="00093C47">
        <w:rPr>
          <w:rFonts w:eastAsia="Times New Roman"/>
          <w:color w:val="000000"/>
          <w:shd w:val="clear" w:color="auto" w:fill="D9D9D9"/>
          <w:lang w:val="en-US"/>
        </w:rPr>
        <w:t xml:space="preserve"> </w:t>
      </w:r>
      <w:r w:rsidRPr="00093C47">
        <w:rPr>
          <w:rFonts w:eastAsia="Times New Roman"/>
          <w:b w:val="0"/>
          <w:color w:val="000000"/>
          <w:shd w:val="clear" w:color="auto" w:fill="D9D9D9"/>
          <w:lang w:val="en-US"/>
        </w:rPr>
        <w:t xml:space="preserve">Produce a roadmap for an organization to gain strategic advantage </w:t>
      </w:r>
      <w:r w:rsidR="00841CE3">
        <w:rPr>
          <w:rFonts w:eastAsia="Times New Roman"/>
          <w:b w:val="0"/>
          <w:color w:val="000000"/>
          <w:shd w:val="clear" w:color="auto" w:fill="D9D9D9"/>
          <w:lang w:val="en-US"/>
        </w:rPr>
        <w:t>using AI.</w:t>
      </w:r>
    </w:p>
    <w:p w14:paraId="72B9BE3A" w14:textId="3BBA238E" w:rsidR="00165708" w:rsidRPr="00093C47" w:rsidRDefault="00165708" w:rsidP="008C56B9">
      <w:pPr>
        <w:pStyle w:val="Heading1"/>
        <w:rPr>
          <w:lang w:val="en-US"/>
        </w:rPr>
      </w:pPr>
      <w:r w:rsidRPr="00093C47">
        <w:rPr>
          <w:lang w:val="en-US"/>
        </w:rPr>
        <w:t>Name:</w:t>
      </w:r>
    </w:p>
    <w:p w14:paraId="5AC3AEBB" w14:textId="77777777" w:rsidR="00165708" w:rsidRPr="00093C47" w:rsidRDefault="00165708" w:rsidP="008C56B9">
      <w:pPr>
        <w:pStyle w:val="Heading2"/>
        <w:rPr>
          <w:lang w:val="en-US"/>
        </w:rPr>
      </w:pPr>
      <w:r w:rsidRPr="00093C47">
        <w:rPr>
          <w:lang w:val="en-US"/>
        </w:rPr>
        <w:t>Instructions and guidelines (Read carefully)</w:t>
      </w:r>
    </w:p>
    <w:p w14:paraId="201318EC" w14:textId="77777777" w:rsidR="00165708" w:rsidRPr="00093C47" w:rsidRDefault="00165708" w:rsidP="008C56B9">
      <w:pPr>
        <w:pStyle w:val="Heading3"/>
        <w:rPr>
          <w:lang w:val="en-US"/>
        </w:rPr>
      </w:pPr>
      <w:r w:rsidRPr="00093C47">
        <w:rPr>
          <w:lang w:val="en-US"/>
        </w:rPr>
        <w:t>Instructions</w:t>
      </w:r>
    </w:p>
    <w:p w14:paraId="17AFD92C" w14:textId="42CBD070" w:rsidR="00165708" w:rsidRPr="00093C47" w:rsidRDefault="00165708" w:rsidP="008C56B9">
      <w:pPr>
        <w:tabs>
          <w:tab w:val="left" w:pos="2835"/>
        </w:tabs>
        <w:spacing w:after="240" w:line="240" w:lineRule="auto"/>
        <w:ind w:left="426" w:hanging="426"/>
      </w:pPr>
      <w:r w:rsidRPr="00093C47">
        <w:t>1.</w:t>
      </w:r>
      <w:r w:rsidRPr="00093C47">
        <w:tab/>
        <w:t xml:space="preserve">Insert your name and surname in the space provided above, as well as in the </w:t>
      </w:r>
      <w:r w:rsidRPr="00093C47">
        <w:rPr>
          <w:b/>
        </w:rPr>
        <w:t>file name.</w:t>
      </w:r>
      <w:r w:rsidRPr="00093C47">
        <w:t xml:space="preserve"> Save the file as: </w:t>
      </w:r>
      <w:r w:rsidRPr="00093C47">
        <w:rPr>
          <w:b/>
        </w:rPr>
        <w:t>First name Surname M</w:t>
      </w:r>
      <w:r w:rsidR="00614F11" w:rsidRPr="00093C47">
        <w:rPr>
          <w:b/>
        </w:rPr>
        <w:t>6</w:t>
      </w:r>
      <w:r w:rsidRPr="00093C47">
        <w:rPr>
          <w:b/>
        </w:rPr>
        <w:t xml:space="preserve"> U</w:t>
      </w:r>
      <w:r w:rsidR="00EF532F">
        <w:rPr>
          <w:b/>
        </w:rPr>
        <w:t>2</w:t>
      </w:r>
      <w:r w:rsidRPr="00093C47">
        <w:rPr>
          <w:b/>
        </w:rPr>
        <w:t xml:space="preserve"> A</w:t>
      </w:r>
      <w:r w:rsidR="00A67B1A" w:rsidRPr="00093C47">
        <w:rPr>
          <w:b/>
        </w:rPr>
        <w:t xml:space="preserve">ssignment </w:t>
      </w:r>
      <w:r w:rsidRPr="00093C47">
        <w:rPr>
          <w:szCs w:val="21"/>
        </w:rPr>
        <w:t xml:space="preserve">– </w:t>
      </w:r>
      <w:r w:rsidRPr="00093C47">
        <w:rPr>
          <w:rStyle w:val="Heading1Char"/>
          <w:sz w:val="21"/>
          <w:szCs w:val="21"/>
          <w:lang w:val="en-US"/>
        </w:rPr>
        <w:t>e.g.</w:t>
      </w:r>
      <w:r w:rsidR="00DC7D58" w:rsidRPr="00093C47">
        <w:rPr>
          <w:rStyle w:val="Heading1Char"/>
          <w:sz w:val="21"/>
          <w:szCs w:val="21"/>
          <w:lang w:val="en-US"/>
        </w:rPr>
        <w:t>,</w:t>
      </w:r>
      <w:r w:rsidRPr="00093C47">
        <w:rPr>
          <w:rStyle w:val="Heading1Char"/>
          <w:sz w:val="21"/>
          <w:szCs w:val="21"/>
          <w:lang w:val="en-US"/>
        </w:rPr>
        <w:t xml:space="preserve"> Zadie Smith M</w:t>
      </w:r>
      <w:r w:rsidR="00614F11" w:rsidRPr="00093C47">
        <w:rPr>
          <w:rStyle w:val="Heading1Char"/>
          <w:sz w:val="21"/>
          <w:szCs w:val="21"/>
          <w:lang w:val="en-US"/>
        </w:rPr>
        <w:t>6</w:t>
      </w:r>
      <w:r w:rsidRPr="00093C47">
        <w:rPr>
          <w:rStyle w:val="Heading1Char"/>
          <w:sz w:val="21"/>
          <w:szCs w:val="21"/>
          <w:lang w:val="en-US"/>
        </w:rPr>
        <w:t xml:space="preserve"> U</w:t>
      </w:r>
      <w:r w:rsidR="00EF532F">
        <w:rPr>
          <w:rStyle w:val="Heading1Char"/>
          <w:sz w:val="21"/>
          <w:szCs w:val="21"/>
          <w:lang w:val="en-US"/>
        </w:rPr>
        <w:t>2</w:t>
      </w:r>
      <w:r w:rsidRPr="00093C47">
        <w:rPr>
          <w:rStyle w:val="Heading1Char"/>
          <w:sz w:val="21"/>
          <w:szCs w:val="21"/>
          <w:lang w:val="en-US"/>
        </w:rPr>
        <w:t xml:space="preserve"> </w:t>
      </w:r>
      <w:r w:rsidR="00A67B1A" w:rsidRPr="00093C47">
        <w:rPr>
          <w:rStyle w:val="Heading1Char"/>
          <w:sz w:val="21"/>
          <w:szCs w:val="21"/>
          <w:lang w:val="en-US"/>
        </w:rPr>
        <w:t>Assignment</w:t>
      </w:r>
      <w:r w:rsidRPr="00093C47">
        <w:rPr>
          <w:rStyle w:val="Heading1Char"/>
          <w:sz w:val="21"/>
          <w:szCs w:val="21"/>
          <w:lang w:val="en-US"/>
        </w:rPr>
        <w:t>.</w:t>
      </w:r>
      <w:r w:rsidRPr="00093C47">
        <w:t xml:space="preserve"> </w:t>
      </w:r>
      <w:r w:rsidRPr="00093C47">
        <w:rPr>
          <w:b/>
        </w:rPr>
        <w:t>NB:</w:t>
      </w:r>
      <w:r w:rsidRPr="00093C47">
        <w:t xml:space="preserve"> </w:t>
      </w:r>
      <w:r w:rsidRPr="00093C47">
        <w:rPr>
          <w:i/>
        </w:rPr>
        <w:t>Please ensure that you use the name that appears in your participant profile on the Online Campus.</w:t>
      </w:r>
    </w:p>
    <w:p w14:paraId="502B32BE" w14:textId="77777777" w:rsidR="00165708" w:rsidRPr="00093C47" w:rsidRDefault="00165708" w:rsidP="008C56B9">
      <w:pPr>
        <w:spacing w:after="240" w:line="240" w:lineRule="auto"/>
        <w:ind w:left="426" w:hanging="426"/>
      </w:pPr>
      <w:r w:rsidRPr="00093C47">
        <w:t>2.</w:t>
      </w:r>
      <w:r w:rsidRPr="00093C47">
        <w:tab/>
        <w:t xml:space="preserve">Write all your answers in this document. There is an instruction that says, “Start writing here” under each question. Please type your answer there. </w:t>
      </w:r>
    </w:p>
    <w:p w14:paraId="244680FC" w14:textId="77777777" w:rsidR="00165708" w:rsidRPr="00093C47" w:rsidRDefault="00165708" w:rsidP="008C56B9">
      <w:pPr>
        <w:spacing w:after="240" w:line="240" w:lineRule="auto"/>
        <w:ind w:left="426" w:hanging="426"/>
      </w:pPr>
      <w:r w:rsidRPr="00093C47">
        <w:t>3.</w:t>
      </w:r>
      <w:r w:rsidRPr="00093C47">
        <w:tab/>
        <w:t xml:space="preserve">Submit your assignment in </w:t>
      </w:r>
      <w:r w:rsidRPr="00093C47">
        <w:rPr>
          <w:b/>
        </w:rPr>
        <w:t>Microsoft Word only</w:t>
      </w:r>
      <w:r w:rsidRPr="00093C47">
        <w:t xml:space="preserve">. No other file types will be accepted. </w:t>
      </w:r>
    </w:p>
    <w:p w14:paraId="3FCF14D8" w14:textId="77777777" w:rsidR="00165708" w:rsidRPr="00093C47" w:rsidRDefault="00165708" w:rsidP="008C56B9">
      <w:pPr>
        <w:spacing w:after="240" w:line="240" w:lineRule="auto"/>
        <w:ind w:left="426" w:hanging="426"/>
      </w:pPr>
      <w:r w:rsidRPr="00093C47">
        <w:t>4.</w:t>
      </w:r>
      <w:r w:rsidRPr="00093C47">
        <w:tab/>
        <w:t xml:space="preserve">Do </w:t>
      </w:r>
      <w:r w:rsidRPr="00093C47">
        <w:rPr>
          <w:b/>
        </w:rPr>
        <w:t>not delete the plagiarism declaration</w:t>
      </w:r>
      <w:r w:rsidRPr="00093C47">
        <w:t xml:space="preserve"> or the </w:t>
      </w:r>
      <w:r w:rsidRPr="00093C47">
        <w:rPr>
          <w:b/>
        </w:rPr>
        <w:t>assignment instructions and guidelines</w:t>
      </w:r>
      <w:r w:rsidRPr="00093C47">
        <w:t xml:space="preserve">. They must remain in your assignment when you submit. </w:t>
      </w:r>
    </w:p>
    <w:p w14:paraId="065F7F62" w14:textId="027504A0" w:rsidR="00165708" w:rsidRPr="00093C47" w:rsidRDefault="00165708" w:rsidP="008C56B9">
      <w:pPr>
        <w:spacing w:after="240" w:line="240" w:lineRule="auto"/>
        <w:rPr>
          <w:b/>
        </w:rPr>
      </w:pPr>
      <w:r w:rsidRPr="00093C47">
        <w:rPr>
          <w:rStyle w:val="Heading1Char"/>
          <w:sz w:val="21"/>
          <w:szCs w:val="21"/>
          <w:lang w:val="en-US"/>
        </w:rPr>
        <w:t>PLEASE NOTE:</w:t>
      </w:r>
      <w:r w:rsidRPr="00093C47">
        <w:rPr>
          <w:rStyle w:val="Heading5Char"/>
        </w:rPr>
        <w:t xml:space="preserve"> </w:t>
      </w:r>
      <w:r w:rsidRPr="00093C47">
        <w:rPr>
          <w:b/>
        </w:rPr>
        <w:t xml:space="preserve">Plagiarism cases will be investigated in line with the </w:t>
      </w:r>
      <w:r w:rsidR="00D15710" w:rsidRPr="00093C47">
        <w:rPr>
          <w:b/>
        </w:rPr>
        <w:t>t</w:t>
      </w:r>
      <w:r w:rsidRPr="00093C47">
        <w:rPr>
          <w:b/>
        </w:rPr>
        <w:t xml:space="preserve">erms and </w:t>
      </w:r>
      <w:r w:rsidR="00D15710" w:rsidRPr="00093C47">
        <w:rPr>
          <w:b/>
        </w:rPr>
        <w:t>c</w:t>
      </w:r>
      <w:r w:rsidRPr="00093C47">
        <w:rPr>
          <w:b/>
        </w:rPr>
        <w:t xml:space="preserve">onditions for </w:t>
      </w:r>
      <w:r w:rsidR="00D15710" w:rsidRPr="00093C47">
        <w:rPr>
          <w:rFonts w:eastAsia="Calibri" w:cs="Arial"/>
          <w:b/>
          <w:color w:val="000000"/>
        </w:rPr>
        <w:t>p</w:t>
      </w:r>
      <w:r w:rsidRPr="00093C47">
        <w:rPr>
          <w:rFonts w:eastAsia="Calibri" w:cs="Arial"/>
          <w:b/>
          <w:color w:val="000000"/>
        </w:rPr>
        <w:t>articipants.</w:t>
      </w:r>
    </w:p>
    <w:p w14:paraId="18A68F12" w14:textId="77777777" w:rsidR="00165708" w:rsidRPr="00093C47" w:rsidRDefault="00165708" w:rsidP="008C56B9">
      <w:pPr>
        <w:pStyle w:val="Textbox"/>
        <w:rPr>
          <w:lang w:val="en-US"/>
        </w:rPr>
      </w:pPr>
      <w:r w:rsidRPr="00093C47">
        <w:rPr>
          <w:lang w:val="en-US"/>
        </w:rPr>
        <w:t xml:space="preserve">IMPORTANT NOTICE: </w:t>
      </w:r>
      <w:r w:rsidRPr="00093C47">
        <w:rPr>
          <w:b w:val="0"/>
          <w:lang w:val="en-US"/>
        </w:rPr>
        <w:t xml:space="preserve">Please ensure that you have checked the Online Campus for the due date for this assignment. </w:t>
      </w:r>
    </w:p>
    <w:p w14:paraId="48CB6F6B" w14:textId="77777777" w:rsidR="00165708" w:rsidRPr="00093C47" w:rsidRDefault="00165708" w:rsidP="008C56B9">
      <w:pPr>
        <w:pStyle w:val="Heading3"/>
        <w:rPr>
          <w:lang w:val="en-US"/>
        </w:rPr>
      </w:pPr>
      <w:r w:rsidRPr="00093C47">
        <w:rPr>
          <w:lang w:val="en-US"/>
        </w:rPr>
        <w:t>Guidelines</w:t>
      </w:r>
    </w:p>
    <w:p w14:paraId="3F7E3975" w14:textId="2BA31F1B" w:rsidR="00165708" w:rsidRPr="00093C47" w:rsidRDefault="00165708" w:rsidP="008C56B9">
      <w:pPr>
        <w:spacing w:after="240" w:line="240" w:lineRule="auto"/>
        <w:ind w:left="426" w:hanging="426"/>
      </w:pPr>
      <w:r w:rsidRPr="00093C47">
        <w:t>1.</w:t>
      </w:r>
      <w:r w:rsidRPr="00093C47">
        <w:tab/>
        <w:t xml:space="preserve">There are 4 pages and </w:t>
      </w:r>
      <w:r w:rsidR="00614F11" w:rsidRPr="00093C47">
        <w:t>1</w:t>
      </w:r>
      <w:r w:rsidRPr="00093C47">
        <w:t xml:space="preserve"> question in this assignment. </w:t>
      </w:r>
    </w:p>
    <w:p w14:paraId="686F1252" w14:textId="73CB1737" w:rsidR="00165708" w:rsidRPr="00093C47" w:rsidRDefault="00165708" w:rsidP="008C56B9">
      <w:pPr>
        <w:spacing w:after="240" w:line="240" w:lineRule="auto"/>
        <w:ind w:left="426" w:hanging="426"/>
      </w:pPr>
      <w:r w:rsidRPr="00093C47">
        <w:t>2.</w:t>
      </w:r>
      <w:r w:rsidRPr="00093C47">
        <w:tab/>
        <w:t>Make sure that you have carefully read and fully understood the questions before answering them. Answer the questions fully but concisely and as directly as possible. Follow all specific instructions for individual questions (e.g.</w:t>
      </w:r>
      <w:r w:rsidR="00BB40BB" w:rsidRPr="00093C47">
        <w:t>,</w:t>
      </w:r>
      <w:r w:rsidRPr="00093C47">
        <w:t xml:space="preserve"> “list</w:t>
      </w:r>
      <w:r w:rsidR="008C56B9" w:rsidRPr="00093C47">
        <w:t>,</w:t>
      </w:r>
      <w:r w:rsidRPr="00093C47">
        <w:t xml:space="preserve">” “in point form”). </w:t>
      </w:r>
    </w:p>
    <w:p w14:paraId="081EC54F" w14:textId="4EBE17C0" w:rsidR="00165708" w:rsidRPr="00093C47" w:rsidRDefault="00165708" w:rsidP="008C56B9">
      <w:pPr>
        <w:spacing w:after="240" w:line="240" w:lineRule="auto"/>
        <w:ind w:left="426" w:hanging="426"/>
        <w:rPr>
          <w:b/>
        </w:rPr>
      </w:pPr>
      <w:r w:rsidRPr="00093C47">
        <w:t>3.</w:t>
      </w:r>
      <w:r w:rsidRPr="00093C47">
        <w:tab/>
        <w:t xml:space="preserve">Answer all questions in your own words. Do not copy any text from the </w:t>
      </w:r>
      <w:r w:rsidR="00A67B1A" w:rsidRPr="00093C47">
        <w:t>casebook</w:t>
      </w:r>
      <w:r w:rsidRPr="00093C47">
        <w:t xml:space="preserve">, readings or other sources. </w:t>
      </w:r>
      <w:r w:rsidRPr="00093C47">
        <w:rPr>
          <w:b/>
        </w:rPr>
        <w:t>The assignment must be your own work only.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88"/>
      </w:tblGrid>
      <w:tr w:rsidR="00165708" w:rsidRPr="00093C47" w14:paraId="2B2472BC" w14:textId="77777777" w:rsidTr="00C6606A">
        <w:tc>
          <w:tcPr>
            <w:tcW w:w="9072" w:type="dxa"/>
            <w:shd w:val="clear" w:color="auto" w:fill="A6A6A6"/>
          </w:tcPr>
          <w:p w14:paraId="1F84224C" w14:textId="77777777" w:rsidR="00165708" w:rsidRPr="00093C47" w:rsidRDefault="00165708" w:rsidP="008C56B9">
            <w:pPr>
              <w:keepNext/>
              <w:tabs>
                <w:tab w:val="left" w:pos="1312"/>
                <w:tab w:val="center" w:pos="4003"/>
              </w:tabs>
              <w:spacing w:after="240" w:line="240" w:lineRule="auto"/>
              <w:jc w:val="center"/>
              <w:rPr>
                <w:b/>
              </w:rPr>
            </w:pPr>
            <w:r w:rsidRPr="00093C47">
              <w:rPr>
                <w:b/>
              </w:rPr>
              <w:t>Plagiarism declaration:</w:t>
            </w:r>
          </w:p>
        </w:tc>
      </w:tr>
      <w:tr w:rsidR="00165708" w:rsidRPr="00093C47" w14:paraId="3CE28E50" w14:textId="77777777" w:rsidTr="00C6606A">
        <w:tc>
          <w:tcPr>
            <w:tcW w:w="9072" w:type="dxa"/>
          </w:tcPr>
          <w:p w14:paraId="305267D2" w14:textId="77777777" w:rsidR="00165708" w:rsidRPr="00093C47" w:rsidRDefault="00165708" w:rsidP="008C56B9">
            <w:pPr>
              <w:keepNext/>
              <w:spacing w:after="240" w:line="240" w:lineRule="auto"/>
              <w:rPr>
                <w:b/>
              </w:rPr>
            </w:pPr>
            <w:r w:rsidRPr="00093C47">
              <w:rPr>
                <w:b/>
              </w:rPr>
              <w:t>1. I know that plagiarism is wrong. Plagiarism is to use another’s work and pretend that it is one’s own.</w:t>
            </w:r>
          </w:p>
          <w:p w14:paraId="6465AEBD" w14:textId="77777777" w:rsidR="00165708" w:rsidRPr="00093C47" w:rsidRDefault="00165708" w:rsidP="008C56B9">
            <w:pPr>
              <w:keepNext/>
              <w:spacing w:after="240" w:line="240" w:lineRule="auto"/>
              <w:rPr>
                <w:b/>
              </w:rPr>
            </w:pPr>
            <w:r w:rsidRPr="00093C47">
              <w:rPr>
                <w:b/>
              </w:rPr>
              <w:t>2. This assignment is my own work.</w:t>
            </w:r>
          </w:p>
          <w:p w14:paraId="2BED857E" w14:textId="77777777" w:rsidR="00165708" w:rsidRPr="00093C47" w:rsidRDefault="00165708" w:rsidP="008C56B9">
            <w:pPr>
              <w:keepNext/>
              <w:spacing w:after="240" w:line="240" w:lineRule="auto"/>
              <w:rPr>
                <w:b/>
              </w:rPr>
            </w:pPr>
            <w:r w:rsidRPr="00093C47">
              <w:rPr>
                <w:b/>
              </w:rPr>
              <w:t>3. I have not allowed, and will not allow, anyone to copy my work with the intention of passing it off as his or her own work.</w:t>
            </w:r>
          </w:p>
          <w:p w14:paraId="5226FDC7" w14:textId="77777777" w:rsidR="00165708" w:rsidRPr="00093C47" w:rsidRDefault="00165708" w:rsidP="008C56B9">
            <w:pPr>
              <w:keepNext/>
              <w:spacing w:after="240" w:line="240" w:lineRule="auto"/>
              <w:rPr>
                <w:b/>
              </w:rPr>
            </w:pPr>
            <w:r w:rsidRPr="00093C47">
              <w:rPr>
                <w:b/>
              </w:rPr>
              <w:t>4. I acknowledge that copying someone else’s assignment (or part of it) is wrong, and declare that my assignments are my own work.</w:t>
            </w:r>
          </w:p>
        </w:tc>
      </w:tr>
    </w:tbl>
    <w:p w14:paraId="1996337E" w14:textId="7CE4D331" w:rsidR="00614F11" w:rsidRPr="00093C47" w:rsidRDefault="00614F11" w:rsidP="008C56B9">
      <w:pPr>
        <w:spacing w:before="240" w:after="240" w:line="240" w:lineRule="auto"/>
        <w:rPr>
          <w:rFonts w:cs="Arial"/>
          <w:color w:val="000000"/>
          <w:szCs w:val="21"/>
        </w:rPr>
      </w:pPr>
      <w:r w:rsidRPr="00093C47">
        <w:rPr>
          <w:rFonts w:cs="Arial"/>
          <w:color w:val="000000"/>
          <w:szCs w:val="21"/>
        </w:rPr>
        <w:t>For each assignment submission included in Modules 1 to 5 of this program, you were asked to complete activities that should now help you complete a final, polished AI roadmap. The roadmap will function as a starting point for the successful deployment of AI into an organization of your choice, with the aim of achieving competitive advantage.</w:t>
      </w:r>
    </w:p>
    <w:p w14:paraId="2C625F03" w14:textId="118D4535" w:rsidR="00614F11" w:rsidRPr="00093C47" w:rsidRDefault="00614F11" w:rsidP="008C56B9">
      <w:pPr>
        <w:spacing w:after="240" w:line="240" w:lineRule="auto"/>
        <w:rPr>
          <w:rFonts w:cs="Arial"/>
          <w:color w:val="000000"/>
          <w:szCs w:val="21"/>
        </w:rPr>
      </w:pPr>
      <w:r w:rsidRPr="00093C47">
        <w:rPr>
          <w:rFonts w:cs="Arial"/>
          <w:color w:val="000000"/>
          <w:szCs w:val="21"/>
        </w:rPr>
        <w:t xml:space="preserve">For this final assignment, use your answers from previous modules as a guide to populate the roadmap template below. You should be using the organization that formed the basis of your ongoing project submissions from Modules 1 to 5 to fill in your roadmap. Please ensure that you consult the assignment guide in Unit 2 of this module for details on the specific content required for each section. Furthermore, you can use the feedback you have received in previous modules to refine your answers here. </w:t>
      </w:r>
    </w:p>
    <w:p w14:paraId="641F4D99" w14:textId="230DB5F2" w:rsidR="00614F11" w:rsidRPr="00093C47" w:rsidRDefault="00614F11" w:rsidP="008C56B9">
      <w:pPr>
        <w:spacing w:after="240" w:line="240" w:lineRule="auto"/>
        <w:rPr>
          <w:rFonts w:cs="Arial"/>
          <w:color w:val="000000"/>
          <w:szCs w:val="21"/>
        </w:rPr>
      </w:pPr>
      <w:r w:rsidRPr="00093C47">
        <w:rPr>
          <w:rFonts w:cs="Arial"/>
          <w:color w:val="000000"/>
          <w:szCs w:val="21"/>
        </w:rPr>
        <w:t>Please adhere to the word limit for each section.</w:t>
      </w:r>
    </w:p>
    <w:p w14:paraId="6F8B72CB" w14:textId="77777777" w:rsidR="00A67B1A" w:rsidRPr="00093C47" w:rsidRDefault="00A67B1A" w:rsidP="008C56B9">
      <w:pPr>
        <w:pStyle w:val="Textbox"/>
        <w:rPr>
          <w:lang w:val="en-US"/>
        </w:rPr>
      </w:pPr>
      <w:r w:rsidRPr="00093C47">
        <w:rPr>
          <w:lang w:val="en-US"/>
        </w:rPr>
        <w:t>Review guidelines:</w:t>
      </w:r>
    </w:p>
    <w:p w14:paraId="213B050E" w14:textId="40F70EEC" w:rsidR="00A67B1A" w:rsidRPr="00093C47" w:rsidRDefault="00A67B1A" w:rsidP="008C56B9">
      <w:pPr>
        <w:pStyle w:val="Textbox"/>
        <w:rPr>
          <w:b w:val="0"/>
          <w:lang w:val="en-US"/>
        </w:rPr>
      </w:pPr>
      <w:r w:rsidRPr="00093C47">
        <w:rPr>
          <w:b w:val="0"/>
          <w:lang w:val="en-US"/>
        </w:rPr>
        <w:t>Your assignment will be reviewed according to</w:t>
      </w:r>
      <w:r w:rsidR="00614F11" w:rsidRPr="00093C47">
        <w:rPr>
          <w:b w:val="0"/>
          <w:lang w:val="en-US"/>
        </w:rPr>
        <w:t xml:space="preserve"> each individual section of the roadmap, and the </w:t>
      </w:r>
      <w:r w:rsidR="004E31C8" w:rsidRPr="00093C47">
        <w:rPr>
          <w:b w:val="0"/>
          <w:lang w:val="en-US"/>
        </w:rPr>
        <w:t>structure and logic</w:t>
      </w:r>
      <w:r w:rsidRPr="00093C47">
        <w:rPr>
          <w:b w:val="0"/>
          <w:lang w:val="en-US"/>
        </w:rPr>
        <w:t xml:space="preserve"> of </w:t>
      </w:r>
      <w:r w:rsidR="008C0E0B" w:rsidRPr="00093C47">
        <w:rPr>
          <w:b w:val="0"/>
          <w:lang w:val="en-US"/>
        </w:rPr>
        <w:t xml:space="preserve">your </w:t>
      </w:r>
      <w:r w:rsidRPr="00093C47">
        <w:rPr>
          <w:b w:val="0"/>
          <w:lang w:val="en-US"/>
        </w:rPr>
        <w:t xml:space="preserve">writing. View the detailed rubric </w:t>
      </w:r>
      <w:r w:rsidR="00A53E8E" w:rsidRPr="00093C47">
        <w:rPr>
          <w:b w:val="0"/>
          <w:lang w:val="en-US"/>
        </w:rPr>
        <w:t xml:space="preserve">on the </w:t>
      </w:r>
      <w:r w:rsidR="00B51C18" w:rsidRPr="00093C47">
        <w:rPr>
          <w:b w:val="0"/>
          <w:lang w:val="en-US"/>
        </w:rPr>
        <w:t>O</w:t>
      </w:r>
      <w:r w:rsidR="00A53E8E" w:rsidRPr="00093C47">
        <w:rPr>
          <w:b w:val="0"/>
          <w:lang w:val="en-US"/>
        </w:rPr>
        <w:t xml:space="preserve">nline </w:t>
      </w:r>
      <w:r w:rsidR="00B51C18" w:rsidRPr="00093C47">
        <w:rPr>
          <w:b w:val="0"/>
          <w:lang w:val="en-US"/>
        </w:rPr>
        <w:t>C</w:t>
      </w:r>
      <w:r w:rsidR="00A53E8E" w:rsidRPr="00093C47">
        <w:rPr>
          <w:b w:val="0"/>
          <w:lang w:val="en-US"/>
        </w:rPr>
        <w:t>ampus.</w:t>
      </w:r>
    </w:p>
    <w:p w14:paraId="18F96F32" w14:textId="77777777" w:rsidR="00753146" w:rsidRPr="00093C47" w:rsidRDefault="00753146" w:rsidP="008C56B9">
      <w:pPr>
        <w:spacing w:after="240" w:line="240" w:lineRule="auto"/>
        <w:jc w:val="left"/>
        <w:rPr>
          <w:rFonts w:ascii="Times New Roman" w:eastAsia="Times New Roman" w:hAnsi="Times New Roman" w:cs="Times New Roman"/>
          <w:sz w:val="24"/>
          <w:szCs w:val="24"/>
        </w:rPr>
      </w:pPr>
      <w:r w:rsidRPr="00093C47">
        <w:rPr>
          <w:rFonts w:eastAsia="Times New Roman" w:cs="Arial"/>
          <w:b/>
          <w:bCs/>
          <w:color w:val="000000"/>
          <w:sz w:val="28"/>
          <w:szCs w:val="28"/>
        </w:rPr>
        <w:t>Question 1</w:t>
      </w:r>
    </w:p>
    <w:p w14:paraId="09940441" w14:textId="7CC420BC" w:rsidR="00A67B1A" w:rsidRPr="00093C47" w:rsidRDefault="00614F11" w:rsidP="008C56B9">
      <w:pPr>
        <w:pStyle w:val="NormalWeb"/>
        <w:spacing w:before="0" w:beforeAutospacing="0" w:after="240" w:afterAutospacing="0"/>
        <w:jc w:val="both"/>
        <w:rPr>
          <w:rFonts w:ascii="Arial" w:hAnsi="Arial" w:cs="Arial"/>
          <w:color w:val="000000"/>
          <w:sz w:val="21"/>
          <w:szCs w:val="21"/>
        </w:rPr>
      </w:pPr>
      <w:r w:rsidRPr="00093C47">
        <w:rPr>
          <w:rFonts w:ascii="Arial" w:hAnsi="Arial" w:cs="Arial"/>
          <w:color w:val="000000"/>
          <w:sz w:val="21"/>
          <w:szCs w:val="21"/>
        </w:rPr>
        <w:t xml:space="preserve">Complete the four sections of the </w:t>
      </w:r>
      <w:r w:rsidR="008C56B9" w:rsidRPr="00093C47">
        <w:rPr>
          <w:rFonts w:ascii="Arial" w:hAnsi="Arial" w:cs="Arial"/>
          <w:color w:val="000000"/>
          <w:sz w:val="21"/>
          <w:szCs w:val="21"/>
        </w:rPr>
        <w:t xml:space="preserve">following </w:t>
      </w:r>
      <w:r w:rsidRPr="00093C47">
        <w:rPr>
          <w:rFonts w:ascii="Arial" w:hAnsi="Arial" w:cs="Arial"/>
          <w:color w:val="000000"/>
          <w:sz w:val="21"/>
          <w:szCs w:val="21"/>
        </w:rPr>
        <w:t>roadmap template.</w:t>
      </w:r>
    </w:p>
    <w:tbl>
      <w:tblPr>
        <w:tblStyle w:val="TableGrid"/>
        <w:tblW w:w="0" w:type="auto"/>
        <w:tblLook w:val="04A0" w:firstRow="1" w:lastRow="0" w:firstColumn="1" w:lastColumn="0" w:noHBand="0" w:noVBand="1"/>
      </w:tblPr>
      <w:tblGrid>
        <w:gridCol w:w="8296"/>
      </w:tblGrid>
      <w:tr w:rsidR="00614F11" w:rsidRPr="00093C47" w14:paraId="531054AD" w14:textId="77777777" w:rsidTr="00646EFC">
        <w:tc>
          <w:tcPr>
            <w:tcW w:w="8296" w:type="dxa"/>
          </w:tcPr>
          <w:p w14:paraId="0F086756" w14:textId="23FB127B" w:rsidR="00614F11" w:rsidRPr="00093C47" w:rsidRDefault="00614F11" w:rsidP="008C56B9">
            <w:pPr>
              <w:pStyle w:val="Heading3"/>
              <w:outlineLvl w:val="2"/>
              <w:rPr>
                <w:rFonts w:ascii="Times New Roman" w:hAnsi="Times New Roman"/>
                <w:sz w:val="27"/>
                <w:lang w:val="en-US"/>
              </w:rPr>
            </w:pPr>
            <w:r w:rsidRPr="00093C47">
              <w:rPr>
                <w:lang w:val="en-US"/>
              </w:rPr>
              <w:t>Executive summary</w:t>
            </w:r>
          </w:p>
          <w:p w14:paraId="67B71613" w14:textId="531D9AAA"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Summarize your plan for the strategic implementation of AI into your chosen organization.</w:t>
            </w:r>
            <w:r w:rsidR="008C56B9" w:rsidRPr="00093C47">
              <w:rPr>
                <w:rFonts w:ascii="Arial" w:hAnsi="Arial" w:cs="Arial"/>
                <w:color w:val="000000"/>
                <w:sz w:val="21"/>
                <w:szCs w:val="21"/>
              </w:rPr>
              <w:t xml:space="preserve"> (Max. </w:t>
            </w:r>
            <w:r w:rsidRPr="00093C47">
              <w:rPr>
                <w:rFonts w:ascii="Arial" w:hAnsi="Arial" w:cs="Arial"/>
                <w:color w:val="000000"/>
                <w:sz w:val="21"/>
                <w:szCs w:val="21"/>
              </w:rPr>
              <w:t>500 words.</w:t>
            </w:r>
            <w:r w:rsidR="008C56B9" w:rsidRPr="00093C47">
              <w:rPr>
                <w:rFonts w:ascii="Arial" w:hAnsi="Arial" w:cs="Arial"/>
                <w:color w:val="000000"/>
                <w:sz w:val="21"/>
                <w:szCs w:val="21"/>
              </w:rPr>
              <w:t>)</w:t>
            </w:r>
          </w:p>
          <w:p w14:paraId="1FDA32A7" w14:textId="72547675" w:rsidR="008C56B9" w:rsidRPr="00093C47" w:rsidRDefault="00614F11" w:rsidP="008C56B9">
            <w:pPr>
              <w:pStyle w:val="NormalWeb"/>
              <w:spacing w:before="0" w:beforeAutospacing="0" w:after="240" w:afterAutospacing="0"/>
              <w:rPr>
                <w:rFonts w:ascii="Arial" w:hAnsi="Arial" w:cs="Arial"/>
                <w:color w:val="000000"/>
                <w:sz w:val="21"/>
                <w:szCs w:val="21"/>
              </w:rPr>
            </w:pPr>
            <w:r w:rsidRPr="00093C47">
              <w:rPr>
                <w:rFonts w:ascii="Arial" w:hAnsi="Arial" w:cs="Arial"/>
                <w:color w:val="000000"/>
                <w:sz w:val="21"/>
                <w:szCs w:val="21"/>
              </w:rPr>
              <w:t>Start writing here:</w:t>
            </w:r>
            <w:bookmarkStart w:id="1" w:name="_GoBack"/>
            <w:bookmarkEnd w:id="1"/>
          </w:p>
          <w:p w14:paraId="276276E4" w14:textId="0C7D436A" w:rsidR="00CC6D9F" w:rsidRDefault="00A71C62" w:rsidP="008C56B9">
            <w:pPr>
              <w:pStyle w:val="NormalWeb"/>
              <w:spacing w:before="0" w:beforeAutospacing="0" w:after="240" w:afterAutospacing="0"/>
              <w:jc w:val="both"/>
              <w:rPr>
                <w:ins w:id="2" w:author="BATJARGAL Tuguldur" w:date="2017-12-21T01:17:00Z"/>
                <w:rFonts w:ascii="Arial" w:hAnsi="Arial" w:cs="Arial"/>
                <w:sz w:val="21"/>
                <w:szCs w:val="21"/>
              </w:rPr>
            </w:pPr>
            <w:ins w:id="3" w:author="BATJARGAL Tuguldur" w:date="2017-12-20T11:52:00Z">
              <w:r w:rsidRPr="007151C7">
                <w:rPr>
                  <w:rFonts w:ascii="Arial" w:hAnsi="Arial" w:cs="Arial"/>
                  <w:sz w:val="21"/>
                  <w:szCs w:val="21"/>
                </w:rPr>
                <w:t xml:space="preserve">I am working in a financial service industry. </w:t>
              </w:r>
            </w:ins>
            <w:ins w:id="4" w:author="BATJARGAL Tuguldur" w:date="2017-12-21T01:12:00Z">
              <w:r w:rsidR="00786443">
                <w:rPr>
                  <w:rFonts w:ascii="Arial" w:hAnsi="Arial" w:cs="Arial"/>
                  <w:sz w:val="21"/>
                  <w:szCs w:val="21"/>
                </w:rPr>
                <w:t xml:space="preserve">The </w:t>
              </w:r>
            </w:ins>
            <w:ins w:id="5" w:author="BATJARGAL Tuguldur" w:date="2017-12-20T11:52:00Z">
              <w:r w:rsidR="00786443">
                <w:rPr>
                  <w:rFonts w:ascii="Arial" w:hAnsi="Arial" w:cs="Arial"/>
                  <w:sz w:val="21"/>
                  <w:szCs w:val="21"/>
                </w:rPr>
                <w:t>f</w:t>
              </w:r>
              <w:r w:rsidRPr="007151C7">
                <w:rPr>
                  <w:rFonts w:ascii="Arial" w:hAnsi="Arial" w:cs="Arial"/>
                  <w:sz w:val="21"/>
                  <w:szCs w:val="21"/>
                </w:rPr>
                <w:t xml:space="preserve">inancial </w:t>
              </w:r>
            </w:ins>
            <w:ins w:id="6" w:author="BATJARGAL Tuguldur" w:date="2017-12-21T01:12:00Z">
              <w:r w:rsidR="00786443">
                <w:rPr>
                  <w:rFonts w:ascii="Arial" w:hAnsi="Arial" w:cs="Arial"/>
                  <w:sz w:val="21"/>
                  <w:szCs w:val="21"/>
                </w:rPr>
                <w:t>sector</w:t>
              </w:r>
            </w:ins>
            <w:ins w:id="7" w:author="BATJARGAL Tuguldur" w:date="2017-12-20T11:52:00Z">
              <w:r w:rsidRPr="007151C7">
                <w:rPr>
                  <w:rFonts w:ascii="Arial" w:hAnsi="Arial" w:cs="Arial"/>
                  <w:sz w:val="21"/>
                  <w:szCs w:val="21"/>
                </w:rPr>
                <w:t xml:space="preserve"> has not changed a lot until the 2008 financial crises.</w:t>
              </w:r>
            </w:ins>
            <w:ins w:id="8" w:author="BATJARGAL Tuguldur" w:date="2017-12-21T01:04:00Z">
              <w:r w:rsidR="00CC6D9F">
                <w:rPr>
                  <w:rFonts w:ascii="Arial" w:hAnsi="Arial" w:cs="Arial"/>
                  <w:sz w:val="21"/>
                  <w:szCs w:val="21"/>
                </w:rPr>
                <w:t xml:space="preserve"> The financial crises caused </w:t>
              </w:r>
            </w:ins>
            <w:ins w:id="9" w:author="BATJARGAL Tuguldur" w:date="2017-12-21T01:05:00Z">
              <w:r w:rsidR="00CC6D9F">
                <w:rPr>
                  <w:rFonts w:ascii="Arial" w:hAnsi="Arial" w:cs="Arial"/>
                  <w:sz w:val="21"/>
                  <w:szCs w:val="21"/>
                </w:rPr>
                <w:t xml:space="preserve">a </w:t>
              </w:r>
            </w:ins>
            <w:ins w:id="10" w:author="BATJARGAL Tuguldur" w:date="2017-12-21T01:04:00Z">
              <w:r w:rsidR="00CC6D9F">
                <w:rPr>
                  <w:rFonts w:ascii="Arial" w:hAnsi="Arial" w:cs="Arial"/>
                  <w:sz w:val="21"/>
                  <w:szCs w:val="21"/>
                </w:rPr>
                <w:t xml:space="preserve">massive </w:t>
              </w:r>
            </w:ins>
            <w:ins w:id="11" w:author="BATJARGAL Tuguldur" w:date="2017-12-21T01:05:00Z">
              <w:r w:rsidR="00CC6D9F">
                <w:rPr>
                  <w:rFonts w:ascii="Arial" w:hAnsi="Arial" w:cs="Arial"/>
                  <w:sz w:val="21"/>
                  <w:szCs w:val="21"/>
                </w:rPr>
                <w:t>backslash on the</w:t>
              </w:r>
            </w:ins>
            <w:ins w:id="12" w:author="BATJARGAL Tuguldur" w:date="2017-12-21T01:06:00Z">
              <w:r w:rsidR="00CC6D9F">
                <w:rPr>
                  <w:rFonts w:ascii="Arial" w:hAnsi="Arial" w:cs="Arial"/>
                  <w:sz w:val="21"/>
                  <w:szCs w:val="21"/>
                </w:rPr>
                <w:t xml:space="preserve"> public</w:t>
              </w:r>
            </w:ins>
            <w:ins w:id="13" w:author="BATJARGAL Tuguldur" w:date="2017-12-21T01:05:00Z">
              <w:r w:rsidR="00CC6D9F">
                <w:rPr>
                  <w:rFonts w:ascii="Arial" w:hAnsi="Arial" w:cs="Arial"/>
                  <w:sz w:val="21"/>
                  <w:szCs w:val="21"/>
                </w:rPr>
                <w:t xml:space="preserve"> trust </w:t>
              </w:r>
            </w:ins>
            <w:ins w:id="14" w:author="BATJARGAL Tuguldur" w:date="2017-12-21T01:06:00Z">
              <w:r w:rsidR="00CC6D9F">
                <w:rPr>
                  <w:rFonts w:ascii="Arial" w:hAnsi="Arial" w:cs="Arial"/>
                  <w:sz w:val="21"/>
                  <w:szCs w:val="21"/>
                </w:rPr>
                <w:t>in</w:t>
              </w:r>
            </w:ins>
            <w:ins w:id="15" w:author="BATJARGAL Tuguldur" w:date="2017-12-21T01:05:00Z">
              <w:r w:rsidR="00CC6D9F">
                <w:rPr>
                  <w:rFonts w:ascii="Arial" w:hAnsi="Arial" w:cs="Arial"/>
                  <w:sz w:val="21"/>
                  <w:szCs w:val="21"/>
                </w:rPr>
                <w:t xml:space="preserve"> banking. For example, </w:t>
              </w:r>
            </w:ins>
            <w:ins w:id="16" w:author="BATJARGAL Tuguldur" w:date="2017-12-21T01:10:00Z">
              <w:r w:rsidR="00786443">
                <w:rPr>
                  <w:rFonts w:ascii="Arial" w:hAnsi="Arial" w:cs="Arial"/>
                  <w:sz w:val="21"/>
                  <w:szCs w:val="21"/>
                </w:rPr>
                <w:t>banks used to be the most trusted institutions</w:t>
              </w:r>
            </w:ins>
            <w:ins w:id="17" w:author="BATJARGAL Tuguldur" w:date="2017-12-21T01:11:00Z">
              <w:r w:rsidR="00786443">
                <w:rPr>
                  <w:rFonts w:ascii="Arial" w:hAnsi="Arial" w:cs="Arial"/>
                  <w:sz w:val="21"/>
                  <w:szCs w:val="21"/>
                </w:rPr>
                <w:t xml:space="preserve"> just </w:t>
              </w:r>
            </w:ins>
            <w:ins w:id="18" w:author="BATJARGAL Tuguldur" w:date="2017-12-21T01:12:00Z">
              <w:r w:rsidR="00786443">
                <w:rPr>
                  <w:rFonts w:ascii="Arial" w:hAnsi="Arial" w:cs="Arial"/>
                  <w:sz w:val="21"/>
                  <w:szCs w:val="21"/>
                </w:rPr>
                <w:t xml:space="preserve">a </w:t>
              </w:r>
            </w:ins>
            <w:ins w:id="19" w:author="BATJARGAL Tuguldur" w:date="2017-12-21T01:11:00Z">
              <w:r w:rsidR="00786443">
                <w:rPr>
                  <w:rFonts w:ascii="Arial" w:hAnsi="Arial" w:cs="Arial"/>
                  <w:sz w:val="21"/>
                  <w:szCs w:val="21"/>
                </w:rPr>
                <w:t>few decades ago</w:t>
              </w:r>
            </w:ins>
            <w:ins w:id="20" w:author="BATJARGAL Tuguldur" w:date="2017-12-21T01:10:00Z">
              <w:r w:rsidR="00786443">
                <w:rPr>
                  <w:rFonts w:ascii="Arial" w:hAnsi="Arial" w:cs="Arial"/>
                  <w:sz w:val="21"/>
                  <w:szCs w:val="21"/>
                </w:rPr>
                <w:t xml:space="preserve"> in the </w:t>
              </w:r>
            </w:ins>
            <w:ins w:id="21" w:author="BATJARGAL Tuguldur" w:date="2017-12-21T01:11:00Z">
              <w:r w:rsidR="00786443">
                <w:rPr>
                  <w:rFonts w:ascii="Arial" w:hAnsi="Arial" w:cs="Arial"/>
                  <w:sz w:val="21"/>
                  <w:szCs w:val="21"/>
                </w:rPr>
                <w:t>UK.</w:t>
              </w:r>
            </w:ins>
            <w:ins w:id="22" w:author="BATJARGAL Tuguldur" w:date="2017-12-21T01:12:00Z">
              <w:r w:rsidR="00786443">
                <w:rPr>
                  <w:rFonts w:ascii="Arial" w:hAnsi="Arial" w:cs="Arial"/>
                  <w:sz w:val="21"/>
                  <w:szCs w:val="21"/>
                </w:rPr>
                <w:t xml:space="preserve"> Now, </w:t>
              </w:r>
            </w:ins>
            <w:ins w:id="23" w:author="BATJARGAL Tuguldur" w:date="2017-12-21T01:14:00Z">
              <w:r w:rsidR="00341472">
                <w:rPr>
                  <w:rFonts w:ascii="Arial" w:hAnsi="Arial" w:cs="Arial"/>
                  <w:sz w:val="21"/>
                  <w:szCs w:val="21"/>
                </w:rPr>
                <w:t>they are</w:t>
              </w:r>
            </w:ins>
            <w:ins w:id="24" w:author="BATJARGAL Tuguldur" w:date="2017-12-21T01:12:00Z">
              <w:r w:rsidR="00786443">
                <w:rPr>
                  <w:rFonts w:ascii="Arial" w:hAnsi="Arial" w:cs="Arial"/>
                  <w:sz w:val="21"/>
                  <w:szCs w:val="21"/>
                </w:rPr>
                <w:t xml:space="preserve"> amongst the least trusted since 2008.</w:t>
              </w:r>
            </w:ins>
            <w:ins w:id="25" w:author="BATJARGAL Tuguldur" w:date="2017-12-21T01:14:00Z">
              <w:r w:rsidR="00FA2C58">
                <w:rPr>
                  <w:rFonts w:ascii="Arial" w:hAnsi="Arial" w:cs="Arial"/>
                  <w:sz w:val="21"/>
                  <w:szCs w:val="21"/>
                </w:rPr>
                <w:t xml:space="preserve"> </w:t>
              </w:r>
            </w:ins>
            <w:ins w:id="26" w:author="BATJARGAL Tuguldur" w:date="2017-12-21T01:16:00Z">
              <w:r w:rsidR="00FA2C58">
                <w:rPr>
                  <w:rFonts w:ascii="Arial" w:hAnsi="Arial" w:cs="Arial"/>
                  <w:sz w:val="21"/>
                  <w:szCs w:val="21"/>
                </w:rPr>
                <w:t>Declining</w:t>
              </w:r>
            </w:ins>
            <w:ins w:id="27" w:author="BATJARGAL Tuguldur" w:date="2017-12-21T01:15:00Z">
              <w:r w:rsidR="00FA2C58">
                <w:rPr>
                  <w:rFonts w:ascii="Arial" w:hAnsi="Arial" w:cs="Arial"/>
                  <w:sz w:val="21"/>
                  <w:szCs w:val="21"/>
                </w:rPr>
                <w:t xml:space="preserve"> public trust</w:t>
              </w:r>
            </w:ins>
            <w:ins w:id="28" w:author="BATJARGAL Tuguldur" w:date="2017-12-21T01:14:00Z">
              <w:r w:rsidR="00FA2C58">
                <w:rPr>
                  <w:rFonts w:ascii="Arial" w:hAnsi="Arial" w:cs="Arial"/>
                  <w:sz w:val="21"/>
                  <w:szCs w:val="21"/>
                </w:rPr>
                <w:t xml:space="preserve"> is a massive problem for banks since they serve public and </w:t>
              </w:r>
            </w:ins>
            <w:ins w:id="29" w:author="BATJARGAL Tuguldur" w:date="2017-12-21T01:15:00Z">
              <w:r w:rsidR="00FA2C58">
                <w:rPr>
                  <w:rFonts w:ascii="Arial" w:hAnsi="Arial" w:cs="Arial"/>
                  <w:sz w:val="21"/>
                  <w:szCs w:val="21"/>
                </w:rPr>
                <w:t>manage</w:t>
              </w:r>
            </w:ins>
            <w:ins w:id="30" w:author="BATJARGAL Tuguldur" w:date="2017-12-21T01:14:00Z">
              <w:r w:rsidR="00FA2C58">
                <w:rPr>
                  <w:rFonts w:ascii="Arial" w:hAnsi="Arial" w:cs="Arial"/>
                  <w:sz w:val="21"/>
                  <w:szCs w:val="21"/>
                </w:rPr>
                <w:t xml:space="preserve"> their finance.</w:t>
              </w:r>
            </w:ins>
            <w:ins w:id="31" w:author="BATJARGAL Tuguldur" w:date="2017-12-21T01:16:00Z">
              <w:r w:rsidR="00FA2C58">
                <w:rPr>
                  <w:rFonts w:ascii="Arial" w:hAnsi="Arial" w:cs="Arial"/>
                  <w:sz w:val="21"/>
                  <w:szCs w:val="21"/>
                </w:rPr>
                <w:t xml:space="preserve"> The solution to improving public </w:t>
              </w:r>
            </w:ins>
            <w:ins w:id="32" w:author="BATJARGAL Tuguldur" w:date="2017-12-21T01:17:00Z">
              <w:r w:rsidR="00FA2C58">
                <w:rPr>
                  <w:rFonts w:ascii="Arial" w:hAnsi="Arial" w:cs="Arial"/>
                  <w:sz w:val="21"/>
                  <w:szCs w:val="21"/>
                </w:rPr>
                <w:t>confidence</w:t>
              </w:r>
            </w:ins>
            <w:ins w:id="33" w:author="BATJARGAL Tuguldur" w:date="2017-12-21T01:16:00Z">
              <w:r w:rsidR="00FA2C58">
                <w:rPr>
                  <w:rFonts w:ascii="Arial" w:hAnsi="Arial" w:cs="Arial"/>
                  <w:sz w:val="21"/>
                  <w:szCs w:val="21"/>
                </w:rPr>
                <w:t xml:space="preserve"> is providing the best possible customer service and experience.</w:t>
              </w:r>
            </w:ins>
          </w:p>
          <w:p w14:paraId="0E59EAC6" w14:textId="76093CA2" w:rsidR="00FA2C58" w:rsidRDefault="004B7386" w:rsidP="008C56B9">
            <w:pPr>
              <w:pStyle w:val="NormalWeb"/>
              <w:spacing w:before="0" w:beforeAutospacing="0" w:after="240" w:afterAutospacing="0"/>
              <w:jc w:val="both"/>
              <w:rPr>
                <w:ins w:id="34" w:author="BATJARGAL Tuguldur" w:date="2017-12-21T01:04:00Z"/>
                <w:rFonts w:ascii="Arial" w:hAnsi="Arial" w:cs="Arial"/>
                <w:sz w:val="21"/>
                <w:szCs w:val="21"/>
              </w:rPr>
            </w:pPr>
            <w:ins w:id="35" w:author="BATJARGAL Tuguldur" w:date="2017-12-21T01:19:00Z">
              <w:r>
                <w:rPr>
                  <w:rFonts w:ascii="Arial" w:hAnsi="Arial" w:cs="Arial"/>
                  <w:sz w:val="21"/>
                  <w:szCs w:val="21"/>
                </w:rPr>
                <w:t>High-quality</w:t>
              </w:r>
            </w:ins>
            <w:ins w:id="36" w:author="BATJARGAL Tuguldur" w:date="2017-12-21T01:18:00Z">
              <w:r w:rsidR="00FA2C58">
                <w:rPr>
                  <w:rFonts w:ascii="Arial" w:hAnsi="Arial" w:cs="Arial"/>
                  <w:sz w:val="21"/>
                  <w:szCs w:val="21"/>
                </w:rPr>
                <w:t xml:space="preserve"> </w:t>
              </w:r>
            </w:ins>
            <w:ins w:id="37" w:author="BATJARGAL Tuguldur" w:date="2017-12-21T01:17:00Z">
              <w:r w:rsidR="00FA2C58">
                <w:rPr>
                  <w:rFonts w:ascii="Arial" w:hAnsi="Arial" w:cs="Arial"/>
                  <w:sz w:val="21"/>
                  <w:szCs w:val="21"/>
                </w:rPr>
                <w:t>customer service is an expensive o</w:t>
              </w:r>
            </w:ins>
            <w:ins w:id="38" w:author="BATJARGAL Tuguldur" w:date="2017-12-21T01:18:00Z">
              <w:r w:rsidR="00FA2C58">
                <w:rPr>
                  <w:rFonts w:ascii="Arial" w:hAnsi="Arial" w:cs="Arial"/>
                  <w:sz w:val="21"/>
                  <w:szCs w:val="21"/>
                </w:rPr>
                <w:t>peration</w:t>
              </w:r>
            </w:ins>
            <w:ins w:id="39" w:author="BATJARGAL Tuguldur" w:date="2017-12-21T01:23:00Z">
              <w:r w:rsidR="003C639C">
                <w:rPr>
                  <w:rFonts w:ascii="Arial" w:hAnsi="Arial" w:cs="Arial"/>
                  <w:sz w:val="21"/>
                  <w:szCs w:val="21"/>
                </w:rPr>
                <w:t xml:space="preserve"> to run</w:t>
              </w:r>
            </w:ins>
            <w:ins w:id="40" w:author="BATJARGAL Tuguldur" w:date="2017-12-21T01:18:00Z">
              <w:r w:rsidR="00FA2C58">
                <w:rPr>
                  <w:rFonts w:ascii="Arial" w:hAnsi="Arial" w:cs="Arial"/>
                  <w:sz w:val="21"/>
                  <w:szCs w:val="21"/>
                </w:rPr>
                <w:t xml:space="preserve"> in </w:t>
              </w:r>
            </w:ins>
            <w:ins w:id="41" w:author="BATJARGAL Tuguldur" w:date="2017-12-21T01:24:00Z">
              <w:r w:rsidR="003C639C">
                <w:rPr>
                  <w:rFonts w:ascii="Arial" w:hAnsi="Arial" w:cs="Arial"/>
                  <w:sz w:val="21"/>
                  <w:szCs w:val="21"/>
                </w:rPr>
                <w:t>an</w:t>
              </w:r>
            </w:ins>
            <w:ins w:id="42" w:author="BATJARGAL Tuguldur" w:date="2017-12-21T01:18:00Z">
              <w:r w:rsidR="00FA2C58">
                <w:rPr>
                  <w:rFonts w:ascii="Arial" w:hAnsi="Arial" w:cs="Arial"/>
                  <w:sz w:val="21"/>
                  <w:szCs w:val="21"/>
                </w:rPr>
                <w:t xml:space="preserve"> organization.</w:t>
              </w:r>
            </w:ins>
            <w:ins w:id="43" w:author="BATJARGAL Tuguldur" w:date="2017-12-21T01:22:00Z">
              <w:r w:rsidR="003C639C">
                <w:rPr>
                  <w:rFonts w:ascii="Arial" w:hAnsi="Arial" w:cs="Arial"/>
                  <w:sz w:val="21"/>
                  <w:szCs w:val="21"/>
                </w:rPr>
                <w:t xml:space="preserve"> </w:t>
              </w:r>
            </w:ins>
            <w:ins w:id="44" w:author="BATJARGAL Tuguldur" w:date="2017-12-21T01:33:00Z">
              <w:r w:rsidR="00983D0C">
                <w:rPr>
                  <w:rFonts w:ascii="Arial" w:hAnsi="Arial" w:cs="Arial"/>
                  <w:sz w:val="21"/>
                  <w:szCs w:val="21"/>
                </w:rPr>
                <w:t xml:space="preserve">The </w:t>
              </w:r>
            </w:ins>
            <w:ins w:id="45" w:author="BATJARGAL Tuguldur" w:date="2017-12-21T01:22:00Z">
              <w:r w:rsidR="00983D0C">
                <w:rPr>
                  <w:rFonts w:ascii="Arial" w:hAnsi="Arial" w:cs="Arial"/>
                  <w:sz w:val="21"/>
                  <w:szCs w:val="21"/>
                </w:rPr>
                <w:t>c</w:t>
              </w:r>
              <w:r w:rsidR="003C639C">
                <w:rPr>
                  <w:rFonts w:ascii="Arial" w:hAnsi="Arial" w:cs="Arial"/>
                  <w:sz w:val="21"/>
                  <w:szCs w:val="21"/>
                </w:rPr>
                <w:t>urrent economic environment is not helping banks to improve and maintain</w:t>
              </w:r>
            </w:ins>
            <w:ins w:id="46" w:author="BATJARGAL Tuguldur" w:date="2017-12-21T01:23:00Z">
              <w:r w:rsidR="003C639C">
                <w:rPr>
                  <w:rFonts w:ascii="Arial" w:hAnsi="Arial" w:cs="Arial"/>
                  <w:sz w:val="21"/>
                  <w:szCs w:val="21"/>
                </w:rPr>
                <w:t xml:space="preserve"> a traditional</w:t>
              </w:r>
            </w:ins>
            <w:ins w:id="47" w:author="BATJARGAL Tuguldur" w:date="2017-12-21T01:22:00Z">
              <w:r w:rsidR="003C639C">
                <w:rPr>
                  <w:rFonts w:ascii="Arial" w:hAnsi="Arial" w:cs="Arial"/>
                  <w:sz w:val="21"/>
                  <w:szCs w:val="21"/>
                </w:rPr>
                <w:t xml:space="preserve"> high-quality customer se</w:t>
              </w:r>
            </w:ins>
            <w:ins w:id="48" w:author="BATJARGAL Tuguldur" w:date="2017-12-21T01:23:00Z">
              <w:r w:rsidR="003C639C">
                <w:rPr>
                  <w:rFonts w:ascii="Arial" w:hAnsi="Arial" w:cs="Arial"/>
                  <w:sz w:val="21"/>
                  <w:szCs w:val="21"/>
                </w:rPr>
                <w:t xml:space="preserve">rvice. For example, </w:t>
              </w:r>
            </w:ins>
            <w:ins w:id="49" w:author="BATJARGAL Tuguldur" w:date="2017-12-21T01:24:00Z">
              <w:r w:rsidR="003C639C">
                <w:rPr>
                  <w:rFonts w:ascii="Arial" w:hAnsi="Arial" w:cs="Arial"/>
                  <w:sz w:val="21"/>
                  <w:szCs w:val="21"/>
                </w:rPr>
                <w:t>Bank of England set a historical</w:t>
              </w:r>
            </w:ins>
            <w:ins w:id="50" w:author="BATJARGAL Tuguldur" w:date="2017-12-21T01:34:00Z">
              <w:r w:rsidR="00983D0C">
                <w:rPr>
                  <w:rFonts w:ascii="Arial" w:hAnsi="Arial" w:cs="Arial"/>
                  <w:sz w:val="21"/>
                  <w:szCs w:val="21"/>
                </w:rPr>
                <w:t>ly</w:t>
              </w:r>
            </w:ins>
            <w:ins w:id="51" w:author="BATJARGAL Tuguldur" w:date="2017-12-21T01:24:00Z">
              <w:r w:rsidR="00983D0C">
                <w:rPr>
                  <w:rFonts w:ascii="Arial" w:hAnsi="Arial" w:cs="Arial"/>
                  <w:sz w:val="21"/>
                  <w:szCs w:val="21"/>
                </w:rPr>
                <w:t xml:space="preserve"> low-</w:t>
              </w:r>
              <w:r w:rsidR="003C639C">
                <w:rPr>
                  <w:rFonts w:ascii="Arial" w:hAnsi="Arial" w:cs="Arial"/>
                  <w:sz w:val="21"/>
                  <w:szCs w:val="21"/>
                </w:rPr>
                <w:t>interest rate during last few years.</w:t>
              </w:r>
            </w:ins>
            <w:ins w:id="52" w:author="BATJARGAL Tuguldur" w:date="2017-12-21T01:25:00Z">
              <w:r w:rsidR="003C639C">
                <w:rPr>
                  <w:rFonts w:ascii="Arial" w:hAnsi="Arial" w:cs="Arial"/>
                  <w:sz w:val="21"/>
                  <w:szCs w:val="21"/>
                </w:rPr>
                <w:t xml:space="preserve"> </w:t>
              </w:r>
            </w:ins>
            <w:ins w:id="53" w:author="BATJARGAL Tuguldur" w:date="2017-12-21T01:30:00Z">
              <w:r w:rsidR="00983D0C">
                <w:rPr>
                  <w:rFonts w:ascii="Arial" w:hAnsi="Arial" w:cs="Arial"/>
                  <w:sz w:val="21"/>
                  <w:szCs w:val="21"/>
                </w:rPr>
                <w:t xml:space="preserve">At the same time, a future threat from Fintech is forcing us to innovate and implement more changes in </w:t>
              </w:r>
            </w:ins>
            <w:ins w:id="54" w:author="BATJARGAL Tuguldur" w:date="2017-12-21T01:32:00Z">
              <w:r w:rsidR="00983D0C">
                <w:rPr>
                  <w:rFonts w:ascii="Arial" w:hAnsi="Arial" w:cs="Arial"/>
                  <w:sz w:val="21"/>
                  <w:szCs w:val="21"/>
                </w:rPr>
                <w:t>my</w:t>
              </w:r>
            </w:ins>
            <w:ins w:id="55" w:author="BATJARGAL Tuguldur" w:date="2017-12-21T01:30:00Z">
              <w:r w:rsidR="00983D0C">
                <w:rPr>
                  <w:rFonts w:ascii="Arial" w:hAnsi="Arial" w:cs="Arial"/>
                  <w:sz w:val="21"/>
                  <w:szCs w:val="21"/>
                </w:rPr>
                <w:t xml:space="preserve"> </w:t>
              </w:r>
            </w:ins>
            <w:ins w:id="56" w:author="BATJARGAL Tuguldur" w:date="2017-12-21T01:32:00Z">
              <w:r w:rsidR="00983D0C">
                <w:rPr>
                  <w:rFonts w:ascii="Arial" w:hAnsi="Arial" w:cs="Arial"/>
                  <w:sz w:val="21"/>
                  <w:szCs w:val="21"/>
                </w:rPr>
                <w:t>organization</w:t>
              </w:r>
            </w:ins>
            <w:ins w:id="57" w:author="BATJARGAL Tuguldur" w:date="2017-12-21T01:30:00Z">
              <w:r w:rsidR="00983D0C">
                <w:rPr>
                  <w:rFonts w:ascii="Arial" w:hAnsi="Arial" w:cs="Arial"/>
                  <w:sz w:val="21"/>
                  <w:szCs w:val="21"/>
                </w:rPr>
                <w:t>.</w:t>
              </w:r>
            </w:ins>
            <w:ins w:id="58" w:author="BATJARGAL Tuguldur" w:date="2017-12-21T01:32:00Z">
              <w:r w:rsidR="00983D0C">
                <w:rPr>
                  <w:rFonts w:ascii="Arial" w:hAnsi="Arial" w:cs="Arial"/>
                  <w:sz w:val="21"/>
                  <w:szCs w:val="21"/>
                </w:rPr>
                <w:t xml:space="preserve"> Therefore, we must look for new ways to provide high-quality customer service and products, while maintaining or lowering </w:t>
              </w:r>
            </w:ins>
            <w:ins w:id="59" w:author="BATJARGAL Tuguldur" w:date="2017-12-21T01:33:00Z">
              <w:r w:rsidR="00983D0C">
                <w:rPr>
                  <w:rFonts w:ascii="Arial" w:hAnsi="Arial" w:cs="Arial"/>
                  <w:sz w:val="21"/>
                  <w:szCs w:val="21"/>
                </w:rPr>
                <w:t>operational</w:t>
              </w:r>
            </w:ins>
            <w:ins w:id="60" w:author="BATJARGAL Tuguldur" w:date="2017-12-21T01:32:00Z">
              <w:r w:rsidR="00983D0C">
                <w:rPr>
                  <w:rFonts w:ascii="Arial" w:hAnsi="Arial" w:cs="Arial"/>
                  <w:sz w:val="21"/>
                  <w:szCs w:val="21"/>
                </w:rPr>
                <w:t xml:space="preserve"> cost</w:t>
              </w:r>
            </w:ins>
            <w:ins w:id="61" w:author="BATJARGAL Tuguldur" w:date="2017-12-21T01:33:00Z">
              <w:r w:rsidR="00983D0C">
                <w:rPr>
                  <w:rFonts w:ascii="Arial" w:hAnsi="Arial" w:cs="Arial"/>
                  <w:sz w:val="21"/>
                  <w:szCs w:val="21"/>
                </w:rPr>
                <w:t xml:space="preserve"> to thrive in this harsh economic environment.</w:t>
              </w:r>
            </w:ins>
          </w:p>
          <w:p w14:paraId="7637F95F" w14:textId="23CC1DCB" w:rsidR="003D48D9" w:rsidRDefault="00421B5E" w:rsidP="008C56B9">
            <w:pPr>
              <w:pStyle w:val="NormalWeb"/>
              <w:spacing w:before="0" w:beforeAutospacing="0" w:after="240" w:afterAutospacing="0"/>
              <w:jc w:val="both"/>
              <w:rPr>
                <w:ins w:id="62" w:author="BATJARGAL Tuguldur" w:date="2017-12-21T01:45:00Z"/>
                <w:rFonts w:ascii="Arial" w:hAnsi="Arial" w:cs="Arial"/>
                <w:sz w:val="21"/>
                <w:szCs w:val="21"/>
              </w:rPr>
            </w:pPr>
            <w:ins w:id="63" w:author="BATJARGAL Tuguldur" w:date="2017-12-20T11:52:00Z">
              <w:r>
                <w:rPr>
                  <w:rFonts w:ascii="Arial" w:hAnsi="Arial" w:cs="Arial"/>
                  <w:sz w:val="21"/>
                  <w:szCs w:val="21"/>
                </w:rPr>
                <w:t xml:space="preserve">Luckily, AI </w:t>
              </w:r>
            </w:ins>
            <w:ins w:id="64" w:author="BATJARGAL Tuguldur" w:date="2017-12-21T01:35:00Z">
              <w:r>
                <w:rPr>
                  <w:rFonts w:ascii="Arial" w:hAnsi="Arial" w:cs="Arial"/>
                  <w:sz w:val="21"/>
                  <w:szCs w:val="21"/>
                </w:rPr>
                <w:t>technologies</w:t>
              </w:r>
            </w:ins>
            <w:ins w:id="65" w:author="BATJARGAL Tuguldur" w:date="2017-12-20T11:52:00Z">
              <w:r>
                <w:rPr>
                  <w:rFonts w:ascii="Arial" w:hAnsi="Arial" w:cs="Arial"/>
                  <w:sz w:val="21"/>
                  <w:szCs w:val="21"/>
                </w:rPr>
                <w:t xml:space="preserve"> </w:t>
              </w:r>
            </w:ins>
            <w:ins w:id="66" w:author="BATJARGAL Tuguldur" w:date="2017-12-21T01:35:00Z">
              <w:r>
                <w:rPr>
                  <w:rFonts w:ascii="Arial" w:hAnsi="Arial" w:cs="Arial"/>
                  <w:sz w:val="21"/>
                  <w:szCs w:val="21"/>
                </w:rPr>
                <w:t xml:space="preserve">promise a new </w:t>
              </w:r>
            </w:ins>
            <w:ins w:id="67" w:author="BATJARGAL Tuguldur" w:date="2017-12-21T01:37:00Z">
              <w:r>
                <w:rPr>
                  <w:rFonts w:ascii="Arial" w:hAnsi="Arial" w:cs="Arial"/>
                  <w:sz w:val="21"/>
                  <w:szCs w:val="21"/>
                </w:rPr>
                <w:t xml:space="preserve">innovative </w:t>
              </w:r>
            </w:ins>
            <w:ins w:id="68" w:author="BATJARGAL Tuguldur" w:date="2017-12-21T01:35:00Z">
              <w:r>
                <w:rPr>
                  <w:rFonts w:ascii="Arial" w:hAnsi="Arial" w:cs="Arial"/>
                  <w:sz w:val="21"/>
                  <w:szCs w:val="21"/>
                </w:rPr>
                <w:t xml:space="preserve">method to improve customer service while </w:t>
              </w:r>
            </w:ins>
            <w:ins w:id="69" w:author="BATJARGAL Tuguldur" w:date="2017-12-21T01:37:00Z">
              <w:r>
                <w:rPr>
                  <w:rFonts w:ascii="Arial" w:hAnsi="Arial" w:cs="Arial"/>
                  <w:sz w:val="21"/>
                  <w:szCs w:val="21"/>
                </w:rPr>
                <w:t>potentially reducing operational cost</w:t>
              </w:r>
            </w:ins>
            <w:ins w:id="70" w:author="BATJARGAL Tuguldur" w:date="2017-12-21T01:38:00Z">
              <w:r>
                <w:rPr>
                  <w:rFonts w:ascii="Arial" w:hAnsi="Arial" w:cs="Arial"/>
                  <w:sz w:val="21"/>
                  <w:szCs w:val="21"/>
                </w:rPr>
                <w:t xml:space="preserve"> significantly</w:t>
              </w:r>
            </w:ins>
            <w:ins w:id="71" w:author="BATJARGAL Tuguldur" w:date="2017-12-21T01:37:00Z">
              <w:r>
                <w:rPr>
                  <w:rFonts w:ascii="Arial" w:hAnsi="Arial" w:cs="Arial"/>
                  <w:sz w:val="21"/>
                  <w:szCs w:val="21"/>
                </w:rPr>
                <w:t xml:space="preserve"> </w:t>
              </w:r>
            </w:ins>
            <w:ins w:id="72" w:author="BATJARGAL Tuguldur" w:date="2017-12-21T01:48:00Z">
              <w:r w:rsidR="00B262BF">
                <w:rPr>
                  <w:rFonts w:ascii="Arial" w:hAnsi="Arial" w:cs="Arial"/>
                  <w:sz w:val="21"/>
                  <w:szCs w:val="21"/>
                </w:rPr>
                <w:t>by</w:t>
              </w:r>
            </w:ins>
            <w:ins w:id="73" w:author="BATJARGAL Tuguldur" w:date="2017-12-21T01:37:00Z">
              <w:r>
                <w:rPr>
                  <w:rFonts w:ascii="Arial" w:hAnsi="Arial" w:cs="Arial"/>
                  <w:sz w:val="21"/>
                  <w:szCs w:val="21"/>
                </w:rPr>
                <w:t xml:space="preserve"> </w:t>
              </w:r>
            </w:ins>
            <w:ins w:id="74" w:author="BATJARGAL Tuguldur" w:date="2017-12-21T01:38:00Z">
              <w:r>
                <w:rPr>
                  <w:rFonts w:ascii="Arial" w:hAnsi="Arial" w:cs="Arial"/>
                  <w:sz w:val="21"/>
                  <w:szCs w:val="21"/>
                </w:rPr>
                <w:t xml:space="preserve">a </w:t>
              </w:r>
            </w:ins>
            <w:ins w:id="75" w:author="BATJARGAL Tuguldur" w:date="2017-12-21T01:37:00Z">
              <w:r>
                <w:rPr>
                  <w:rFonts w:ascii="Arial" w:hAnsi="Arial" w:cs="Arial"/>
                  <w:sz w:val="21"/>
                  <w:szCs w:val="21"/>
                </w:rPr>
                <w:t>margin of 20-30%.</w:t>
              </w:r>
            </w:ins>
            <w:ins w:id="76" w:author="BATJARGAL Tuguldur" w:date="2017-12-21T01:39:00Z">
              <w:r w:rsidR="000D6CEB">
                <w:rPr>
                  <w:rFonts w:ascii="Arial" w:hAnsi="Arial" w:cs="Arial"/>
                  <w:sz w:val="21"/>
                  <w:szCs w:val="21"/>
                </w:rPr>
                <w:t xml:space="preserve"> AI technologies, such as machine learning and NLP, </w:t>
              </w:r>
            </w:ins>
            <w:ins w:id="77" w:author="BATJARGAL Tuguldur" w:date="2017-12-21T01:40:00Z">
              <w:r w:rsidR="000D6CEB">
                <w:rPr>
                  <w:rFonts w:ascii="Arial" w:hAnsi="Arial" w:cs="Arial"/>
                  <w:sz w:val="21"/>
                  <w:szCs w:val="21"/>
                </w:rPr>
                <w:t xml:space="preserve">provides </w:t>
              </w:r>
            </w:ins>
            <w:ins w:id="78" w:author="BATJARGAL Tuguldur" w:date="2017-12-21T01:49:00Z">
              <w:r w:rsidR="00B262BF">
                <w:rPr>
                  <w:rFonts w:ascii="Arial" w:hAnsi="Arial" w:cs="Arial"/>
                  <w:sz w:val="21"/>
                  <w:szCs w:val="21"/>
                </w:rPr>
                <w:t xml:space="preserve">a </w:t>
              </w:r>
            </w:ins>
            <w:ins w:id="79" w:author="BATJARGAL Tuguldur" w:date="2017-12-21T01:40:00Z">
              <w:r w:rsidR="000D6CEB">
                <w:rPr>
                  <w:rFonts w:ascii="Arial" w:hAnsi="Arial" w:cs="Arial"/>
                  <w:sz w:val="21"/>
                  <w:szCs w:val="21"/>
                </w:rPr>
                <w:t>much efficient method of working in a</w:t>
              </w:r>
            </w:ins>
            <w:ins w:id="80" w:author="BATJARGAL Tuguldur" w:date="2017-12-21T01:41:00Z">
              <w:r w:rsidR="000D6CEB">
                <w:rPr>
                  <w:rFonts w:ascii="Arial" w:hAnsi="Arial" w:cs="Arial"/>
                  <w:sz w:val="21"/>
                  <w:szCs w:val="21"/>
                </w:rPr>
                <w:t>n</w:t>
              </w:r>
            </w:ins>
            <w:ins w:id="81" w:author="BATJARGAL Tuguldur" w:date="2017-12-21T01:40:00Z">
              <w:r w:rsidR="000D6CEB">
                <w:rPr>
                  <w:rFonts w:ascii="Arial" w:hAnsi="Arial" w:cs="Arial"/>
                  <w:sz w:val="21"/>
                  <w:szCs w:val="21"/>
                </w:rPr>
                <w:t xml:space="preserve"> </w:t>
              </w:r>
            </w:ins>
            <w:ins w:id="82" w:author="BATJARGAL Tuguldur" w:date="2017-12-21T01:41:00Z">
              <w:r w:rsidR="000D6CEB">
                <w:rPr>
                  <w:rFonts w:ascii="Arial" w:hAnsi="Arial" w:cs="Arial"/>
                  <w:sz w:val="21"/>
                  <w:szCs w:val="21"/>
                </w:rPr>
                <w:t>organization</w:t>
              </w:r>
            </w:ins>
            <w:ins w:id="83" w:author="BATJARGAL Tuguldur" w:date="2017-12-21T01:40:00Z">
              <w:r w:rsidR="000D6CEB">
                <w:rPr>
                  <w:rFonts w:ascii="Arial" w:hAnsi="Arial" w:cs="Arial"/>
                  <w:sz w:val="21"/>
                  <w:szCs w:val="21"/>
                </w:rPr>
                <w:t>.</w:t>
              </w:r>
            </w:ins>
            <w:ins w:id="84" w:author="BATJARGAL Tuguldur" w:date="2017-12-21T01:41:00Z">
              <w:r w:rsidR="000D6CEB">
                <w:rPr>
                  <w:rFonts w:ascii="Arial" w:hAnsi="Arial" w:cs="Arial"/>
                  <w:sz w:val="21"/>
                  <w:szCs w:val="21"/>
                </w:rPr>
                <w:t xml:space="preserve"> AI technologies will play a </w:t>
              </w:r>
            </w:ins>
            <w:ins w:id="85" w:author="BATJARGAL Tuguldur" w:date="2017-12-21T01:49:00Z">
              <w:r w:rsidR="00B262BF">
                <w:rPr>
                  <w:rFonts w:ascii="Arial" w:hAnsi="Arial" w:cs="Arial"/>
                  <w:sz w:val="21"/>
                  <w:szCs w:val="21"/>
                </w:rPr>
                <w:t>vital</w:t>
              </w:r>
            </w:ins>
            <w:ins w:id="86" w:author="BATJARGAL Tuguldur" w:date="2017-12-21T01:41:00Z">
              <w:r w:rsidR="000D6CEB">
                <w:rPr>
                  <w:rFonts w:ascii="Arial" w:hAnsi="Arial" w:cs="Arial"/>
                  <w:sz w:val="21"/>
                  <w:szCs w:val="21"/>
                </w:rPr>
                <w:t xml:space="preserve"> role in </w:t>
              </w:r>
            </w:ins>
            <w:ins w:id="87" w:author="BATJARGAL Tuguldur" w:date="2017-12-21T01:49:00Z">
              <w:r w:rsidR="00B262BF">
                <w:rPr>
                  <w:rFonts w:ascii="Arial" w:hAnsi="Arial" w:cs="Arial"/>
                  <w:sz w:val="21"/>
                  <w:szCs w:val="21"/>
                </w:rPr>
                <w:t>delivering</w:t>
              </w:r>
            </w:ins>
            <w:ins w:id="88" w:author="BATJARGAL Tuguldur" w:date="2017-12-21T01:41:00Z">
              <w:r w:rsidR="000D6CEB">
                <w:rPr>
                  <w:rFonts w:ascii="Arial" w:hAnsi="Arial" w:cs="Arial"/>
                  <w:sz w:val="21"/>
                  <w:szCs w:val="21"/>
                </w:rPr>
                <w:t xml:space="preserve"> innovative</w:t>
              </w:r>
            </w:ins>
            <w:ins w:id="89" w:author="BATJARGAL Tuguldur" w:date="2017-12-21T01:49:00Z">
              <w:r w:rsidR="00B262BF">
                <w:rPr>
                  <w:rFonts w:ascii="Arial" w:hAnsi="Arial" w:cs="Arial"/>
                  <w:sz w:val="21"/>
                  <w:szCs w:val="21"/>
                </w:rPr>
                <w:t xml:space="preserve"> and </w:t>
              </w:r>
            </w:ins>
            <w:ins w:id="90" w:author="BATJARGAL Tuguldur" w:date="2017-12-21T01:41:00Z">
              <w:r w:rsidR="000D6CEB">
                <w:rPr>
                  <w:rFonts w:ascii="Arial" w:hAnsi="Arial" w:cs="Arial"/>
                  <w:sz w:val="21"/>
                  <w:szCs w:val="21"/>
                </w:rPr>
                <w:t>high-</w:t>
              </w:r>
            </w:ins>
            <w:ins w:id="91" w:author="BATJARGAL Tuguldur" w:date="2017-12-21T01:42:00Z">
              <w:r w:rsidR="000D6CEB">
                <w:rPr>
                  <w:rFonts w:ascii="Arial" w:hAnsi="Arial" w:cs="Arial"/>
                  <w:sz w:val="21"/>
                  <w:szCs w:val="21"/>
                </w:rPr>
                <w:t>quality</w:t>
              </w:r>
            </w:ins>
            <w:ins w:id="92" w:author="BATJARGAL Tuguldur" w:date="2017-12-21T01:41:00Z">
              <w:r w:rsidR="000D6CEB">
                <w:rPr>
                  <w:rFonts w:ascii="Arial" w:hAnsi="Arial" w:cs="Arial"/>
                  <w:sz w:val="21"/>
                  <w:szCs w:val="21"/>
                </w:rPr>
                <w:t xml:space="preserve"> customer services</w:t>
              </w:r>
            </w:ins>
            <w:ins w:id="93" w:author="BATJARGAL Tuguldur" w:date="2017-12-21T01:42:00Z">
              <w:r w:rsidR="000D6CEB">
                <w:rPr>
                  <w:rFonts w:ascii="Arial" w:hAnsi="Arial" w:cs="Arial"/>
                  <w:sz w:val="21"/>
                  <w:szCs w:val="21"/>
                </w:rPr>
                <w:t xml:space="preserve"> by utilizing chat-bots and advanced machine learning </w:t>
              </w:r>
            </w:ins>
            <w:ins w:id="94" w:author="BATJARGAL Tuguldur" w:date="2017-12-21T01:45:00Z">
              <w:r w:rsidR="00B262BF">
                <w:rPr>
                  <w:rFonts w:ascii="Arial" w:hAnsi="Arial" w:cs="Arial"/>
                  <w:sz w:val="21"/>
                  <w:szCs w:val="21"/>
                </w:rPr>
                <w:t>algorithms</w:t>
              </w:r>
            </w:ins>
            <w:ins w:id="95" w:author="BATJARGAL Tuguldur" w:date="2017-12-21T01:42:00Z">
              <w:r w:rsidR="000D6CEB">
                <w:rPr>
                  <w:rFonts w:ascii="Arial" w:hAnsi="Arial" w:cs="Arial"/>
                  <w:sz w:val="21"/>
                  <w:szCs w:val="21"/>
                </w:rPr>
                <w:t>.</w:t>
              </w:r>
            </w:ins>
          </w:p>
          <w:p w14:paraId="355EE60A" w14:textId="72C0204C" w:rsidR="009B3D4D" w:rsidRPr="00C37F61" w:rsidRDefault="00B262BF" w:rsidP="003D5139">
            <w:pPr>
              <w:pStyle w:val="NormalWeb"/>
              <w:spacing w:before="0" w:beforeAutospacing="0" w:after="240" w:afterAutospacing="0"/>
              <w:jc w:val="both"/>
              <w:rPr>
                <w:ins w:id="96" w:author="BATJARGAL Tuguldur" w:date="2017-12-21T02:08:00Z"/>
                <w:rFonts w:ascii="Arial" w:hAnsi="Arial" w:cs="Arial"/>
                <w:sz w:val="21"/>
                <w:szCs w:val="21"/>
              </w:rPr>
            </w:pPr>
            <w:ins w:id="97" w:author="BATJARGAL Tuguldur" w:date="2017-12-21T01:46:00Z">
              <w:r>
                <w:rPr>
                  <w:rFonts w:ascii="Arial" w:hAnsi="Arial" w:cs="Arial"/>
                  <w:sz w:val="21"/>
                  <w:szCs w:val="21"/>
                </w:rPr>
                <w:t xml:space="preserve">However, </w:t>
              </w:r>
            </w:ins>
            <w:ins w:id="98" w:author="BATJARGAL Tuguldur" w:date="2017-12-21T01:45:00Z">
              <w:r>
                <w:rPr>
                  <w:rFonts w:ascii="Arial" w:hAnsi="Arial" w:cs="Arial"/>
                  <w:sz w:val="21"/>
                  <w:szCs w:val="21"/>
                </w:rPr>
                <w:t>AI</w:t>
              </w:r>
            </w:ins>
            <w:ins w:id="99" w:author="BATJARGAL Tuguldur" w:date="2017-12-21T01:46:00Z">
              <w:r>
                <w:rPr>
                  <w:rFonts w:ascii="Arial" w:hAnsi="Arial" w:cs="Arial"/>
                  <w:sz w:val="21"/>
                  <w:szCs w:val="21"/>
                </w:rPr>
                <w:t xml:space="preserve"> technologies</w:t>
              </w:r>
            </w:ins>
            <w:ins w:id="100" w:author="BATJARGAL Tuguldur" w:date="2017-12-21T01:45:00Z">
              <w:r>
                <w:rPr>
                  <w:rFonts w:ascii="Arial" w:hAnsi="Arial" w:cs="Arial"/>
                  <w:sz w:val="21"/>
                  <w:szCs w:val="21"/>
                </w:rPr>
                <w:t xml:space="preserve"> </w:t>
              </w:r>
            </w:ins>
            <w:ins w:id="101" w:author="BATJARGAL Tuguldur" w:date="2017-12-21T01:46:00Z">
              <w:r>
                <w:rPr>
                  <w:rFonts w:ascii="Arial" w:hAnsi="Arial" w:cs="Arial"/>
                  <w:sz w:val="21"/>
                  <w:szCs w:val="21"/>
                </w:rPr>
                <w:t>are</w:t>
              </w:r>
            </w:ins>
            <w:ins w:id="102" w:author="BATJARGAL Tuguldur" w:date="2017-12-21T01:45:00Z">
              <w:r>
                <w:rPr>
                  <w:rFonts w:ascii="Arial" w:hAnsi="Arial" w:cs="Arial"/>
                  <w:sz w:val="21"/>
                  <w:szCs w:val="21"/>
                </w:rPr>
                <w:t xml:space="preserve"> not </w:t>
              </w:r>
            </w:ins>
            <w:ins w:id="103" w:author="BATJARGAL Tuguldur" w:date="2017-12-21T01:51:00Z">
              <w:r>
                <w:rPr>
                  <w:rFonts w:ascii="Arial" w:hAnsi="Arial" w:cs="Arial"/>
                  <w:sz w:val="21"/>
                  <w:szCs w:val="21"/>
                </w:rPr>
                <w:t xml:space="preserve">the </w:t>
              </w:r>
            </w:ins>
            <w:ins w:id="104" w:author="BATJARGAL Tuguldur" w:date="2017-12-21T01:45:00Z">
              <w:r>
                <w:rPr>
                  <w:rFonts w:ascii="Arial" w:hAnsi="Arial" w:cs="Arial"/>
                  <w:sz w:val="21"/>
                  <w:szCs w:val="21"/>
                </w:rPr>
                <w:t xml:space="preserve">solution to our problem. </w:t>
              </w:r>
            </w:ins>
            <w:ins w:id="105" w:author="BATJARGAL Tuguldur" w:date="2017-12-21T01:46:00Z">
              <w:r>
                <w:rPr>
                  <w:rFonts w:ascii="Arial" w:hAnsi="Arial" w:cs="Arial"/>
                  <w:sz w:val="21"/>
                  <w:szCs w:val="21"/>
                </w:rPr>
                <w:t xml:space="preserve">AI technologies are </w:t>
              </w:r>
            </w:ins>
            <w:ins w:id="106" w:author="BATJARGAL Tuguldur" w:date="2017-12-21T01:51:00Z">
              <w:r>
                <w:rPr>
                  <w:rFonts w:ascii="Arial" w:hAnsi="Arial" w:cs="Arial"/>
                  <w:sz w:val="21"/>
                  <w:szCs w:val="21"/>
                </w:rPr>
                <w:t>an essential</w:t>
              </w:r>
            </w:ins>
            <w:ins w:id="107" w:author="BATJARGAL Tuguldur" w:date="2017-12-21T01:46:00Z">
              <w:r>
                <w:rPr>
                  <w:rFonts w:ascii="Arial" w:hAnsi="Arial" w:cs="Arial"/>
                  <w:sz w:val="21"/>
                  <w:szCs w:val="21"/>
                </w:rPr>
                <w:t xml:space="preserve"> tool to succeed our goal to implement high-quality customer services and products.</w:t>
              </w:r>
            </w:ins>
            <w:ins w:id="108" w:author="BATJARGAL Tuguldur" w:date="2017-12-21T01:47:00Z">
              <w:r>
                <w:rPr>
                  <w:rFonts w:ascii="Arial" w:hAnsi="Arial" w:cs="Arial"/>
                  <w:sz w:val="21"/>
                  <w:szCs w:val="21"/>
                </w:rPr>
                <w:t xml:space="preserve"> To achieve this, we need to understand AI</w:t>
              </w:r>
            </w:ins>
            <w:ins w:id="109" w:author="BATJARGAL Tuguldur" w:date="2017-12-21T01:48:00Z">
              <w:r>
                <w:rPr>
                  <w:rFonts w:ascii="Arial" w:hAnsi="Arial" w:cs="Arial"/>
                  <w:sz w:val="21"/>
                  <w:szCs w:val="21"/>
                </w:rPr>
                <w:t>’s strength and weaknesses.</w:t>
              </w:r>
            </w:ins>
            <w:ins w:id="110" w:author="BATJARGAL Tuguldur" w:date="2017-12-21T01:55:00Z">
              <w:r w:rsidR="009B3D4D">
                <w:rPr>
                  <w:rFonts w:ascii="Arial" w:hAnsi="Arial" w:cs="Arial"/>
                  <w:sz w:val="21"/>
                  <w:szCs w:val="21"/>
                </w:rPr>
                <w:t xml:space="preserve"> Recent advancement in machine learning, AI is becoming </w:t>
              </w:r>
            </w:ins>
            <w:ins w:id="111" w:author="BATJARGAL Tuguldur" w:date="2017-12-21T01:56:00Z">
              <w:r w:rsidR="009B3D4D">
                <w:rPr>
                  <w:rFonts w:ascii="Arial" w:hAnsi="Arial" w:cs="Arial"/>
                  <w:sz w:val="21"/>
                  <w:szCs w:val="21"/>
                </w:rPr>
                <w:t>significantly</w:t>
              </w:r>
            </w:ins>
            <w:ins w:id="112" w:author="BATJARGAL Tuguldur" w:date="2017-12-21T01:55:00Z">
              <w:r w:rsidR="009B3D4D">
                <w:rPr>
                  <w:rFonts w:ascii="Arial" w:hAnsi="Arial" w:cs="Arial"/>
                  <w:sz w:val="21"/>
                  <w:szCs w:val="21"/>
                </w:rPr>
                <w:t xml:space="preserve"> </w:t>
              </w:r>
            </w:ins>
            <w:ins w:id="113" w:author="BATJARGAL Tuguldur" w:date="2017-12-21T01:56:00Z">
              <w:r w:rsidR="009B3D4D">
                <w:rPr>
                  <w:rFonts w:ascii="Arial" w:hAnsi="Arial" w:cs="Arial"/>
                  <w:sz w:val="21"/>
                  <w:szCs w:val="21"/>
                </w:rPr>
                <w:t>better at prediction. AI technologies can</w:t>
              </w:r>
            </w:ins>
            <w:ins w:id="114" w:author="BATJARGAL Tuguldur" w:date="2017-12-21T01:57:00Z">
              <w:r w:rsidR="009B3D4D">
                <w:rPr>
                  <w:rFonts w:ascii="Arial" w:hAnsi="Arial" w:cs="Arial"/>
                  <w:sz w:val="21"/>
                  <w:szCs w:val="21"/>
                </w:rPr>
                <w:t xml:space="preserve"> overwhelmingly</w:t>
              </w:r>
            </w:ins>
            <w:ins w:id="115" w:author="BATJARGAL Tuguldur" w:date="2017-12-21T01:56:00Z">
              <w:r w:rsidR="009B3D4D">
                <w:rPr>
                  <w:rFonts w:ascii="Arial" w:hAnsi="Arial" w:cs="Arial"/>
                  <w:sz w:val="21"/>
                  <w:szCs w:val="21"/>
                </w:rPr>
                <w:t xml:space="preserve"> outperform human staff </w:t>
              </w:r>
            </w:ins>
            <w:ins w:id="116" w:author="BATJARGAL Tuguldur" w:date="2017-12-21T01:57:00Z">
              <w:r w:rsidR="009B3D4D">
                <w:rPr>
                  <w:rFonts w:ascii="Arial" w:hAnsi="Arial" w:cs="Arial"/>
                  <w:sz w:val="21"/>
                  <w:szCs w:val="21"/>
                </w:rPr>
                <w:t xml:space="preserve">in prediction tasks (e.g. </w:t>
              </w:r>
            </w:ins>
            <w:ins w:id="117" w:author="BATJARGAL Tuguldur" w:date="2017-12-21T02:00:00Z">
              <w:r w:rsidR="009B3D4D">
                <w:rPr>
                  <w:rFonts w:ascii="Arial" w:hAnsi="Arial" w:cs="Arial"/>
                  <w:sz w:val="21"/>
                  <w:szCs w:val="21"/>
                </w:rPr>
                <w:t>detecting a pattern between current and past transaction</w:t>
              </w:r>
            </w:ins>
            <w:ins w:id="118" w:author="BATJARGAL Tuguldur" w:date="2017-12-21T01:57:00Z">
              <w:r w:rsidR="009B3D4D">
                <w:rPr>
                  <w:rFonts w:ascii="Arial" w:hAnsi="Arial" w:cs="Arial"/>
                  <w:sz w:val="21"/>
                  <w:szCs w:val="21"/>
                </w:rPr>
                <w:t>).</w:t>
              </w:r>
            </w:ins>
            <w:ins w:id="119" w:author="BATJARGAL Tuguldur" w:date="2017-12-21T01:58:00Z">
              <w:r w:rsidR="009B3D4D">
                <w:rPr>
                  <w:rFonts w:ascii="Arial" w:hAnsi="Arial" w:cs="Arial"/>
                  <w:sz w:val="21"/>
                  <w:szCs w:val="21"/>
                </w:rPr>
                <w:t xml:space="preserve"> But, it does not mean machine learning </w:t>
              </w:r>
            </w:ins>
            <w:ins w:id="120" w:author="BATJARGAL Tuguldur" w:date="2017-12-21T02:05:00Z">
              <w:r w:rsidR="00DB7E3F">
                <w:rPr>
                  <w:rFonts w:ascii="Arial" w:hAnsi="Arial" w:cs="Arial"/>
                  <w:sz w:val="21"/>
                  <w:szCs w:val="21"/>
                </w:rPr>
                <w:t>can</w:t>
              </w:r>
            </w:ins>
            <w:ins w:id="121" w:author="BATJARGAL Tuguldur" w:date="2017-12-21T01:58:00Z">
              <w:r w:rsidR="009B3D4D">
                <w:rPr>
                  <w:rFonts w:ascii="Arial" w:hAnsi="Arial" w:cs="Arial"/>
                  <w:sz w:val="21"/>
                  <w:szCs w:val="21"/>
                </w:rPr>
                <w:t xml:space="preserve"> make judgments. Human staff (e.g. fraud </w:t>
              </w:r>
            </w:ins>
            <w:ins w:id="122" w:author="BATJARGAL Tuguldur" w:date="2017-12-21T01:59:00Z">
              <w:r w:rsidR="009B3D4D">
                <w:rPr>
                  <w:rFonts w:ascii="Arial" w:hAnsi="Arial" w:cs="Arial"/>
                  <w:sz w:val="21"/>
                  <w:szCs w:val="21"/>
                </w:rPr>
                <w:t>analyst</w:t>
              </w:r>
            </w:ins>
            <w:ins w:id="123" w:author="BATJARGAL Tuguldur" w:date="2017-12-21T01:58:00Z">
              <w:r w:rsidR="009B3D4D">
                <w:rPr>
                  <w:rFonts w:ascii="Arial" w:hAnsi="Arial" w:cs="Arial"/>
                  <w:sz w:val="21"/>
                  <w:szCs w:val="21"/>
                </w:rPr>
                <w:t xml:space="preserve">) can make </w:t>
              </w:r>
            </w:ins>
            <w:ins w:id="124" w:author="BATJARGAL Tuguldur" w:date="2017-12-21T02:05:00Z">
              <w:r w:rsidR="00DB7E3F">
                <w:rPr>
                  <w:rFonts w:ascii="Arial" w:hAnsi="Arial" w:cs="Arial"/>
                  <w:sz w:val="21"/>
                  <w:szCs w:val="21"/>
                </w:rPr>
                <w:t xml:space="preserve">a </w:t>
              </w:r>
            </w:ins>
            <w:ins w:id="125" w:author="BATJARGAL Tuguldur" w:date="2017-12-21T01:58:00Z">
              <w:r w:rsidR="009B3D4D">
                <w:rPr>
                  <w:rFonts w:ascii="Arial" w:hAnsi="Arial" w:cs="Arial"/>
                  <w:sz w:val="21"/>
                  <w:szCs w:val="21"/>
                </w:rPr>
                <w:t>mu</w:t>
              </w:r>
              <w:r w:rsidR="00DB7E3F">
                <w:rPr>
                  <w:rFonts w:ascii="Arial" w:hAnsi="Arial" w:cs="Arial"/>
                  <w:sz w:val="21"/>
                  <w:szCs w:val="21"/>
                </w:rPr>
                <w:t xml:space="preserve">ch better judgement or </w:t>
              </w:r>
            </w:ins>
            <w:ins w:id="126" w:author="BATJARGAL Tuguldur" w:date="2017-12-21T02:06:00Z">
              <w:r w:rsidR="00DB7E3F">
                <w:rPr>
                  <w:rFonts w:ascii="Arial" w:hAnsi="Arial" w:cs="Arial"/>
                  <w:sz w:val="21"/>
                  <w:szCs w:val="21"/>
                </w:rPr>
                <w:t xml:space="preserve">a </w:t>
              </w:r>
            </w:ins>
            <w:ins w:id="127" w:author="BATJARGAL Tuguldur" w:date="2017-12-21T01:58:00Z">
              <w:r w:rsidR="00DB7E3F">
                <w:rPr>
                  <w:rFonts w:ascii="Arial" w:hAnsi="Arial" w:cs="Arial"/>
                  <w:sz w:val="21"/>
                  <w:szCs w:val="21"/>
                </w:rPr>
                <w:t xml:space="preserve">decision </w:t>
              </w:r>
              <w:r w:rsidR="009B3D4D">
                <w:rPr>
                  <w:rFonts w:ascii="Arial" w:hAnsi="Arial" w:cs="Arial"/>
                  <w:sz w:val="21"/>
                  <w:szCs w:val="21"/>
                </w:rPr>
                <w:t>based on available information.</w:t>
              </w:r>
            </w:ins>
            <w:ins w:id="128" w:author="BATJARGAL Tuguldur" w:date="2017-12-21T02:02:00Z">
              <w:r w:rsidR="00DB7E3F">
                <w:rPr>
                  <w:rFonts w:ascii="Arial" w:hAnsi="Arial" w:cs="Arial"/>
                  <w:sz w:val="21"/>
                  <w:szCs w:val="21"/>
                </w:rPr>
                <w:t xml:space="preserve"> Therefore, AI technologies and humans need to work together to complement </w:t>
              </w:r>
            </w:ins>
            <w:ins w:id="129" w:author="BATJARGAL Tuguldur" w:date="2017-12-21T02:03:00Z">
              <w:r w:rsidR="00DB7E3F">
                <w:rPr>
                  <w:rFonts w:ascii="Arial" w:hAnsi="Arial" w:cs="Arial"/>
                  <w:sz w:val="21"/>
                  <w:szCs w:val="21"/>
                </w:rPr>
                <w:t xml:space="preserve">each other’s strength to </w:t>
              </w:r>
            </w:ins>
            <w:ins w:id="130" w:author="BATJARGAL Tuguldur" w:date="2017-12-21T02:04:00Z">
              <w:r w:rsidR="00DB7E3F">
                <w:rPr>
                  <w:rFonts w:ascii="Arial" w:hAnsi="Arial" w:cs="Arial"/>
                  <w:sz w:val="21"/>
                  <w:szCs w:val="21"/>
                </w:rPr>
                <w:t>perform efficiently and productively.</w:t>
              </w:r>
            </w:ins>
          </w:p>
          <w:p w14:paraId="63A5BCC4" w14:textId="4F533B49" w:rsidR="00C37F61" w:rsidRPr="003D5139" w:rsidRDefault="00C37F61" w:rsidP="003D5139">
            <w:pPr>
              <w:pStyle w:val="NormalWeb"/>
              <w:spacing w:before="0" w:beforeAutospacing="0" w:after="240" w:afterAutospacing="0"/>
              <w:jc w:val="both"/>
              <w:rPr>
                <w:ins w:id="131" w:author="BATJARGAL Tuguldur" w:date="2017-12-21T01:54:00Z"/>
                <w:rFonts w:ascii="Arial" w:hAnsi="Arial" w:cs="Arial"/>
                <w:sz w:val="21"/>
                <w:szCs w:val="21"/>
              </w:rPr>
            </w:pPr>
            <w:ins w:id="132" w:author="BATJARGAL Tuguldur" w:date="2017-12-21T02:08:00Z">
              <w:r>
                <w:rPr>
                  <w:rFonts w:ascii="Arial" w:hAnsi="Arial" w:cs="Arial"/>
                  <w:sz w:val="21"/>
                  <w:szCs w:val="21"/>
                </w:rPr>
                <w:t>I have proposed three new AI application in my organization.</w:t>
              </w:r>
              <w:r>
                <w:rPr>
                  <w:rFonts w:ascii="Arial" w:hAnsi="Arial" w:cs="Arial"/>
                  <w:color w:val="000000"/>
                  <w:sz w:val="21"/>
                  <w:szCs w:val="21"/>
                </w:rPr>
                <w:t xml:space="preserve"> I believe all three AI applications will give us a competitive advantage in cost leadership</w:t>
              </w:r>
            </w:ins>
            <w:ins w:id="133" w:author="BATJARGAL Tuguldur" w:date="2017-12-21T02:09:00Z">
              <w:r>
                <w:rPr>
                  <w:rFonts w:ascii="Arial" w:hAnsi="Arial" w:cs="Arial"/>
                  <w:color w:val="000000"/>
                  <w:sz w:val="21"/>
                  <w:szCs w:val="21"/>
                </w:rPr>
                <w:t xml:space="preserve"> by cutting operational cost</w:t>
              </w:r>
            </w:ins>
            <w:ins w:id="134" w:author="BATJARGAL Tuguldur" w:date="2017-12-21T02:08:00Z">
              <w:r>
                <w:rPr>
                  <w:rFonts w:ascii="Arial" w:hAnsi="Arial" w:cs="Arial"/>
                  <w:color w:val="000000"/>
                  <w:sz w:val="21"/>
                  <w:szCs w:val="21"/>
                </w:rPr>
                <w:t xml:space="preserve"> and differentiation</w:t>
              </w:r>
            </w:ins>
            <w:ins w:id="135" w:author="BATJARGAL Tuguldur" w:date="2017-12-21T02:09:00Z">
              <w:r>
                <w:rPr>
                  <w:rFonts w:ascii="Arial" w:hAnsi="Arial" w:cs="Arial"/>
                  <w:color w:val="000000"/>
                  <w:sz w:val="21"/>
                  <w:szCs w:val="21"/>
                </w:rPr>
                <w:t xml:space="preserve"> by providing high-quality customer services</w:t>
              </w:r>
            </w:ins>
            <w:ins w:id="136" w:author="BATJARGAL Tuguldur" w:date="2017-12-21T02:08:00Z">
              <w:r>
                <w:rPr>
                  <w:rFonts w:ascii="Arial" w:hAnsi="Arial" w:cs="Arial"/>
                  <w:color w:val="000000"/>
                  <w:sz w:val="21"/>
                  <w:szCs w:val="21"/>
                </w:rPr>
                <w:t xml:space="preserve">. </w:t>
              </w:r>
            </w:ins>
            <w:ins w:id="137" w:author="BATJARGAL Tuguldur" w:date="2017-12-21T02:09:00Z">
              <w:r>
                <w:rPr>
                  <w:rFonts w:ascii="Arial" w:hAnsi="Arial" w:cs="Arial"/>
                  <w:color w:val="000000"/>
                  <w:sz w:val="21"/>
                  <w:szCs w:val="21"/>
                </w:rPr>
                <w:t>I hope those</w:t>
              </w:r>
            </w:ins>
            <w:ins w:id="138" w:author="BATJARGAL Tuguldur" w:date="2017-12-21T02:08:00Z">
              <w:r>
                <w:rPr>
                  <w:rFonts w:ascii="Arial" w:hAnsi="Arial" w:cs="Arial"/>
                  <w:color w:val="000000"/>
                  <w:sz w:val="21"/>
                  <w:szCs w:val="21"/>
                </w:rPr>
                <w:t xml:space="preserve"> three initiatives will be a foundation for the broader AI strategy in my organization. </w:t>
              </w:r>
            </w:ins>
            <w:ins w:id="139" w:author="BATJARGAL Tuguldur" w:date="2017-12-21T02:11:00Z">
              <w:r w:rsidR="003D5139">
                <w:rPr>
                  <w:rFonts w:ascii="Arial" w:hAnsi="Arial" w:cs="Arial"/>
                  <w:color w:val="000000"/>
                  <w:sz w:val="21"/>
                  <w:szCs w:val="21"/>
                </w:rPr>
                <w:t xml:space="preserve"> </w:t>
              </w:r>
            </w:ins>
          </w:p>
          <w:p w14:paraId="292EF90F" w14:textId="5428D0CA" w:rsidR="003D48D9" w:rsidRDefault="003D48D9" w:rsidP="003D48D9">
            <w:pPr>
              <w:rPr>
                <w:ins w:id="140" w:author="BATJARGAL Tuguldur" w:date="2017-12-20T11:56:00Z"/>
              </w:rPr>
            </w:pPr>
            <w:ins w:id="141" w:author="BATJARGAL Tuguldur" w:date="2017-12-20T11:56:00Z">
              <w:r>
                <w:t>I believe</w:t>
              </w:r>
            </w:ins>
            <w:ins w:id="142" w:author="BATJARGAL Tuguldur" w:date="2017-12-21T02:11:00Z">
              <w:r w:rsidR="003D5139">
                <w:t xml:space="preserve"> more</w:t>
              </w:r>
            </w:ins>
            <w:ins w:id="143" w:author="BATJARGAL Tuguldur" w:date="2017-12-20T11:56:00Z">
              <w:r>
                <w:t xml:space="preserve"> AI </w:t>
              </w:r>
            </w:ins>
            <w:ins w:id="144" w:author="BATJARGAL Tuguldur" w:date="2017-12-21T02:11:00Z">
              <w:r w:rsidR="003D5139">
                <w:t xml:space="preserve">applications </w:t>
              </w:r>
            </w:ins>
            <w:ins w:id="145" w:author="BATJARGAL Tuguldur" w:date="2017-12-20T11:56:00Z">
              <w:r>
                <w:t xml:space="preserve">will be implemented in </w:t>
              </w:r>
            </w:ins>
            <w:ins w:id="146" w:author="BATJARGAL Tuguldur" w:date="2017-12-21T02:11:00Z">
              <w:r w:rsidR="003D5139">
                <w:t>my</w:t>
              </w:r>
            </w:ins>
            <w:ins w:id="147" w:author="BATJARGAL Tuguldur" w:date="2017-12-20T11:56:00Z">
              <w:r>
                <w:t xml:space="preserve"> organization</w:t>
              </w:r>
            </w:ins>
            <w:ins w:id="148" w:author="BATJARGAL Tuguldur" w:date="2017-12-21T02:11:00Z">
              <w:r w:rsidR="003D5139">
                <w:t xml:space="preserve">. AI </w:t>
              </w:r>
            </w:ins>
            <w:ins w:id="149" w:author="BATJARGAL Tuguldur" w:date="2017-12-21T02:12:00Z">
              <w:r w:rsidR="003D5139">
                <w:t>technologies</w:t>
              </w:r>
            </w:ins>
            <w:ins w:id="150" w:author="BATJARGAL Tuguldur" w:date="2017-12-21T02:11:00Z">
              <w:r w:rsidR="003D5139">
                <w:t xml:space="preserve"> can</w:t>
              </w:r>
            </w:ins>
            <w:ins w:id="151" w:author="BATJARGAL Tuguldur" w:date="2017-12-20T11:56:00Z">
              <w:r>
                <w:t xml:space="preserve"> assist us to make</w:t>
              </w:r>
            </w:ins>
            <w:ins w:id="152" w:author="BATJARGAL Tuguldur" w:date="2017-12-21T02:12:00Z">
              <w:r w:rsidR="003D5139">
                <w:t xml:space="preserve"> a</w:t>
              </w:r>
            </w:ins>
            <w:ins w:id="153" w:author="BATJARGAL Tuguldur" w:date="2017-12-20T11:56:00Z">
              <w:r>
                <w:t xml:space="preserve"> correct decision by providing necessary information and tools. A recent breakthrough in NLP and machine learning will bring us closer to implement business specific AI assistant to help analyst perform and work more efficiently.</w:t>
              </w:r>
            </w:ins>
          </w:p>
          <w:p w14:paraId="6C0D3DFF" w14:textId="2B577834" w:rsidR="00A71C62" w:rsidRPr="007151C7" w:rsidRDefault="00A71C62" w:rsidP="00C37F61">
            <w:pPr>
              <w:pStyle w:val="NormalWeb"/>
              <w:spacing w:before="0" w:beforeAutospacing="0" w:after="240" w:afterAutospacing="0"/>
              <w:jc w:val="both"/>
            </w:pPr>
          </w:p>
        </w:tc>
      </w:tr>
      <w:tr w:rsidR="00614F11" w:rsidRPr="00093C47" w14:paraId="29E4A5B7" w14:textId="77777777" w:rsidTr="00646EFC">
        <w:tc>
          <w:tcPr>
            <w:tcW w:w="8296" w:type="dxa"/>
          </w:tcPr>
          <w:p w14:paraId="4A227BE3" w14:textId="77777777" w:rsidR="00614F11" w:rsidRPr="00093C47" w:rsidRDefault="00614F11" w:rsidP="008C56B9">
            <w:pPr>
              <w:pStyle w:val="Heading3"/>
              <w:outlineLvl w:val="2"/>
              <w:rPr>
                <w:lang w:val="en-US"/>
              </w:rPr>
            </w:pPr>
            <w:r w:rsidRPr="00093C47">
              <w:rPr>
                <w:lang w:val="en-US"/>
              </w:rPr>
              <w:t>Current state</w:t>
            </w:r>
          </w:p>
          <w:p w14:paraId="2A1F55DE" w14:textId="49E1F078"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Describe the current state of your chosen organization.</w:t>
            </w:r>
            <w:r w:rsidR="008C56B9" w:rsidRPr="00093C47">
              <w:rPr>
                <w:rFonts w:ascii="Arial" w:hAnsi="Arial" w:cs="Arial"/>
                <w:color w:val="000000"/>
                <w:sz w:val="21"/>
                <w:szCs w:val="21"/>
              </w:rPr>
              <w:t xml:space="preserve"> (Max. </w:t>
            </w:r>
            <w:r w:rsidRPr="00093C47">
              <w:rPr>
                <w:rFonts w:ascii="Arial" w:hAnsi="Arial" w:cs="Arial"/>
                <w:color w:val="000000"/>
                <w:sz w:val="21"/>
                <w:szCs w:val="21"/>
              </w:rPr>
              <w:t>500 words.</w:t>
            </w:r>
            <w:r w:rsidR="008C56B9" w:rsidRPr="00093C47">
              <w:rPr>
                <w:rFonts w:ascii="Arial" w:hAnsi="Arial" w:cs="Arial"/>
                <w:color w:val="000000"/>
                <w:sz w:val="21"/>
                <w:szCs w:val="21"/>
              </w:rPr>
              <w:t>)</w:t>
            </w:r>
          </w:p>
          <w:p w14:paraId="0F2DF1B4" w14:textId="77777777"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Start writing here:</w:t>
            </w:r>
          </w:p>
          <w:p w14:paraId="473D6F1D" w14:textId="33D6E7B8" w:rsidR="00F51144" w:rsidRPr="00D15710" w:rsidRDefault="00F51144" w:rsidP="00F51144">
            <w:pPr>
              <w:rPr>
                <w:ins w:id="154" w:author="BATJARGAL Tuguldur" w:date="2017-12-20T05:44:00Z"/>
                <w:rFonts w:ascii="Times New Roman" w:hAnsi="Times New Roman" w:cs="Times New Roman"/>
                <w:sz w:val="24"/>
                <w:szCs w:val="24"/>
              </w:rPr>
            </w:pPr>
            <w:ins w:id="155" w:author="BATJARGAL Tuguldur" w:date="2017-12-20T05:44:00Z">
              <w:r>
                <w:t xml:space="preserve">I am currently working in a financial service industry. </w:t>
              </w:r>
            </w:ins>
            <w:ins w:id="156" w:author="BATJARGAL Tuguldur" w:date="2017-12-20T06:55:00Z">
              <w:r w:rsidR="00035A73">
                <w:t>Like</w:t>
              </w:r>
            </w:ins>
            <w:ins w:id="157" w:author="BATJARGAL Tuguldur" w:date="2017-12-20T05:44:00Z">
              <w:r>
                <w:t xml:space="preserve"> other organizations in our field, we were slow to change. Our technology was infected with out of date and legacy infrastructure. However, we made a clear strategy to focus on being technology first corporation. This </w:t>
              </w:r>
            </w:ins>
            <w:ins w:id="158" w:author="BATJARGAL Tuguldur" w:date="2017-12-20T05:47:00Z">
              <w:r w:rsidR="00427B83">
                <w:t>approach</w:t>
              </w:r>
            </w:ins>
            <w:ins w:id="159" w:author="BATJARGAL Tuguldur" w:date="2017-12-20T05:44:00Z">
              <w:r>
                <w:t xml:space="preserve"> allowed us to invest heavily in new technology and ideas. </w:t>
              </w:r>
            </w:ins>
          </w:p>
          <w:p w14:paraId="6CF1DF1C" w14:textId="77777777" w:rsidR="00614F11" w:rsidRDefault="00614F11" w:rsidP="008C56B9">
            <w:pPr>
              <w:pStyle w:val="NormalWeb"/>
              <w:spacing w:before="0" w:beforeAutospacing="0" w:after="240" w:afterAutospacing="0"/>
              <w:jc w:val="both"/>
              <w:rPr>
                <w:ins w:id="160" w:author="BATJARGAL Tuguldur" w:date="2017-12-20T05:49:00Z"/>
                <w:rFonts w:ascii="Arial" w:hAnsi="Arial" w:cs="Arial"/>
                <w:color w:val="000000"/>
                <w:sz w:val="21"/>
                <w:szCs w:val="21"/>
              </w:rPr>
            </w:pPr>
          </w:p>
          <w:p w14:paraId="6F966E81" w14:textId="102B47EC" w:rsidR="00435934" w:rsidRDefault="00435934" w:rsidP="00646EFC">
            <w:pPr>
              <w:rPr>
                <w:ins w:id="161" w:author="BATJARGAL Tuguldur" w:date="2017-12-21T10:11:00Z"/>
              </w:rPr>
            </w:pPr>
            <w:ins w:id="162" w:author="BATJARGAL Tuguldur" w:date="2017-12-20T05:49:00Z">
              <w:r>
                <w:t xml:space="preserve">As for overall organizational strategy, we are focused on providing best customer service possible. A future threat from Fintech urged us to reduce cost significantly by implementing new technologies (e.g. chat-bots and enterprise cloud). This cost-cutting strategy triggered a corporate structural change from a global corporation to a region focused organization. </w:t>
              </w:r>
            </w:ins>
            <w:ins w:id="163" w:author="BATJARGAL Tuguldur" w:date="2017-12-20T05:50:00Z">
              <w:r>
                <w:t>Regarding</w:t>
              </w:r>
            </w:ins>
            <w:ins w:id="164" w:author="BATJARGAL Tuguldur" w:date="2017-12-20T05:49:00Z">
              <w:r>
                <w:t xml:space="preserve"> Michael Porter’s three generic strategies, we are differentiating us from our competitors by providing best customer and product service. </w:t>
              </w:r>
            </w:ins>
            <w:ins w:id="165" w:author="BATJARGAL Tuguldur" w:date="2017-12-20T05:51:00Z">
              <w:r>
                <w:t>To</w:t>
              </w:r>
            </w:ins>
            <w:ins w:id="166" w:author="BATJARGAL Tuguldur" w:date="2017-12-20T05:49:00Z">
              <w:r>
                <w:t xml:space="preserve"> achieve this, we are cutting cost and focusing on a smaller global operation.</w:t>
              </w:r>
            </w:ins>
          </w:p>
          <w:p w14:paraId="6772EF04" w14:textId="77777777" w:rsidR="008421C9" w:rsidRPr="008421C9" w:rsidRDefault="008421C9" w:rsidP="00646EFC">
            <w:pPr>
              <w:rPr>
                <w:ins w:id="167" w:author="BATJARGAL Tuguldur" w:date="2017-12-20T05:48:00Z"/>
              </w:rPr>
            </w:pPr>
          </w:p>
          <w:p w14:paraId="6D1E2413" w14:textId="7D26FA66" w:rsidR="00427B83" w:rsidRDefault="008E53BE" w:rsidP="00646EFC">
            <w:pPr>
              <w:rPr>
                <w:ins w:id="168" w:author="BATJARGAL Tuguldur" w:date="2017-12-21T10:11:00Z"/>
              </w:rPr>
            </w:pPr>
            <w:ins w:id="169" w:author="BATJARGAL Tuguldur" w:date="2017-12-20T06:16:00Z">
              <w:r>
                <w:t xml:space="preserve">We can provide </w:t>
              </w:r>
            </w:ins>
            <w:ins w:id="170" w:author="BATJARGAL Tuguldur" w:date="2017-12-20T06:17:00Z">
              <w:r>
                <w:t xml:space="preserve">a </w:t>
              </w:r>
            </w:ins>
            <w:ins w:id="171" w:author="BATJARGAL Tuguldur" w:date="2017-12-20T06:16:00Z">
              <w:r>
                <w:t>better price</w:t>
              </w:r>
            </w:ins>
            <w:ins w:id="172" w:author="BATJARGAL Tuguldur" w:date="2017-12-20T06:17:00Z">
              <w:r>
                <w:t xml:space="preserve"> and product services</w:t>
              </w:r>
            </w:ins>
            <w:ins w:id="173" w:author="BATJARGAL Tuguldur" w:date="2017-12-20T06:16:00Z">
              <w:r>
                <w:t xml:space="preserve"> to our customers</w:t>
              </w:r>
              <w:r w:rsidR="00D74B42">
                <w:t xml:space="preserve"> by cutting operational cost. However, it will put too much constraint on our operation which might reduce our ability to provide best customer service. To address this problem, we have decided to use AI to </w:t>
              </w:r>
            </w:ins>
            <w:ins w:id="174" w:author="BATJARGAL Tuguldur" w:date="2017-12-20T06:18:00Z">
              <w:r>
                <w:t>minimize</w:t>
              </w:r>
            </w:ins>
            <w:ins w:id="175" w:author="BATJARGAL Tuguldur" w:date="2017-12-20T06:16:00Z">
              <w:r w:rsidR="00D74B42">
                <w:t xml:space="preserve"> cost while</w:t>
              </w:r>
            </w:ins>
            <w:ins w:id="176" w:author="BATJARGAL Tuguldur" w:date="2017-12-20T06:18:00Z">
              <w:r>
                <w:t xml:space="preserve"> still</w:t>
              </w:r>
            </w:ins>
            <w:ins w:id="177" w:author="BATJARGAL Tuguldur" w:date="2017-12-20T06:16:00Z">
              <w:r w:rsidR="00D74B42">
                <w:t xml:space="preserve"> providing better customer service. </w:t>
              </w:r>
            </w:ins>
            <w:ins w:id="178" w:author="BATJARGAL Tuguldur" w:date="2017-12-20T06:19:00Z">
              <w:r>
                <w:t xml:space="preserve">IBM’s Watson powered chat-bot </w:t>
              </w:r>
            </w:ins>
            <w:ins w:id="179" w:author="BATJARGAL Tuguldur" w:date="2017-12-20T06:20:00Z">
              <w:r>
                <w:t>is the most popular example of AI in my organization</w:t>
              </w:r>
            </w:ins>
            <w:ins w:id="180" w:author="BATJARGAL Tuguldur" w:date="2017-12-20T06:16:00Z">
              <w:r w:rsidR="00D74B42">
                <w:t xml:space="preserve">. The AI </w:t>
              </w:r>
            </w:ins>
            <w:ins w:id="181" w:author="BATJARGAL Tuguldur" w:date="2017-12-20T06:21:00Z">
              <w:r>
                <w:t>can</w:t>
              </w:r>
            </w:ins>
            <w:ins w:id="182" w:author="BATJARGAL Tuguldur" w:date="2017-12-20T06:16:00Z">
              <w:r w:rsidR="00D74B42">
                <w:t xml:space="preserve"> understand and answer simple questions by filtering through vast amounts of data. If the AI unable to find the answer, it passes the inquiry on to a customer service agent who can answer more complex questions. It supports staff to help them </w:t>
              </w:r>
            </w:ins>
            <w:ins w:id="183" w:author="BATJARGAL Tuguldur" w:date="2017-12-20T06:23:00Z">
              <w:r w:rsidR="004D51EA">
                <w:t>respond</w:t>
              </w:r>
            </w:ins>
            <w:ins w:id="184" w:author="BATJARGAL Tuguldur" w:date="2017-12-20T06:16:00Z">
              <w:r w:rsidR="00D74B42">
                <w:t xml:space="preserve"> customer queries more quickly and </w:t>
              </w:r>
            </w:ins>
            <w:ins w:id="185" w:author="BATJARGAL Tuguldur" w:date="2017-12-20T06:23:00Z">
              <w:r w:rsidR="004D51EA">
                <w:t>efficiently</w:t>
              </w:r>
            </w:ins>
            <w:ins w:id="186" w:author="BATJARGAL Tuguldur" w:date="2017-12-20T06:16:00Z">
              <w:r w:rsidR="00D74B42">
                <w:t xml:space="preserve"> by employing collective intelligence of both AI and staff. By </w:t>
              </w:r>
            </w:ins>
            <w:ins w:id="187" w:author="BATJARGAL Tuguldur" w:date="2017-12-20T06:23:00Z">
              <w:r w:rsidR="004D51EA">
                <w:t>applying</w:t>
              </w:r>
            </w:ins>
            <w:ins w:id="188" w:author="BATJARGAL Tuguldur" w:date="2017-12-20T06:16:00Z">
              <w:r w:rsidR="00D74B42">
                <w:t xml:space="preserve"> an advanced AI chat-bot, our organization was able to reduce cost </w:t>
              </w:r>
            </w:ins>
            <w:ins w:id="189" w:author="BATJARGAL Tuguldur" w:date="2017-12-20T06:58:00Z">
              <w:r w:rsidR="0017715E">
                <w:t>by 15</w:t>
              </w:r>
              <w:r w:rsidR="000933C4">
                <w:t xml:space="preserve">% </w:t>
              </w:r>
            </w:ins>
            <w:ins w:id="190" w:author="BATJARGAL Tuguldur" w:date="2017-12-20T06:16:00Z">
              <w:r w:rsidR="00D74B42">
                <w:t>and improve customer service</w:t>
              </w:r>
            </w:ins>
            <w:ins w:id="191" w:author="BATJARGAL Tuguldur" w:date="2017-12-20T06:58:00Z">
              <w:r w:rsidR="000933C4">
                <w:t xml:space="preserve"> significantly</w:t>
              </w:r>
            </w:ins>
            <w:ins w:id="192" w:author="BATJARGAL Tuguldur" w:date="2017-12-20T06:16:00Z">
              <w:r w:rsidR="00D74B42">
                <w:t xml:space="preserve"> (by eliminating the need for</w:t>
              </w:r>
            </w:ins>
            <w:ins w:id="193" w:author="BATJARGAL Tuguldur" w:date="2017-12-20T06:24:00Z">
              <w:r w:rsidR="004D51EA">
                <w:t xml:space="preserve"> a</w:t>
              </w:r>
            </w:ins>
            <w:ins w:id="194" w:author="BATJARGAL Tuguldur" w:date="2017-12-20T06:16:00Z">
              <w:r w:rsidR="00D74B42">
                <w:t xml:space="preserve"> </w:t>
              </w:r>
            </w:ins>
            <w:ins w:id="195" w:author="BATJARGAL Tuguldur" w:date="2017-12-20T06:25:00Z">
              <w:r w:rsidR="004D51EA">
                <w:t>customer</w:t>
              </w:r>
            </w:ins>
            <w:ins w:id="196" w:author="BATJARGAL Tuguldur" w:date="2017-12-20T06:16:00Z">
              <w:r w:rsidR="00D74B42">
                <w:t xml:space="preserve"> to wait for a human advisor to be free to answer simple questions).</w:t>
              </w:r>
            </w:ins>
          </w:p>
          <w:p w14:paraId="5B611483" w14:textId="77777777" w:rsidR="008421C9" w:rsidRPr="008421C9" w:rsidRDefault="008421C9" w:rsidP="00646EFC">
            <w:pPr>
              <w:rPr>
                <w:ins w:id="197" w:author="BATJARGAL Tuguldur" w:date="2017-12-20T06:26:00Z"/>
              </w:rPr>
            </w:pPr>
          </w:p>
          <w:p w14:paraId="4D1044E7" w14:textId="51368B88" w:rsidR="004D51EA" w:rsidRDefault="004D51EA" w:rsidP="00646EFC">
            <w:pPr>
              <w:rPr>
                <w:ins w:id="198" w:author="BATJARGAL Tuguldur" w:date="2017-12-21T10:11:00Z"/>
              </w:rPr>
            </w:pPr>
            <w:ins w:id="199" w:author="BATJARGAL Tuguldur" w:date="2017-12-20T06:26:00Z">
              <w:r>
                <w:t xml:space="preserve">AI </w:t>
              </w:r>
            </w:ins>
            <w:ins w:id="200" w:author="BATJARGAL Tuguldur" w:date="2017-12-20T06:33:00Z">
              <w:r w:rsidR="00C418C0">
                <w:t>chat-bot</w:t>
              </w:r>
            </w:ins>
            <w:ins w:id="201" w:author="BATJARGAL Tuguldur" w:date="2017-12-20T06:26:00Z">
              <w:r>
                <w:t xml:space="preserve"> is </w:t>
              </w:r>
            </w:ins>
            <w:ins w:id="202" w:author="BATJARGAL Tuguldur" w:date="2017-12-20T06:45:00Z">
              <w:r w:rsidR="00144397">
                <w:t>more comfortable</w:t>
              </w:r>
            </w:ins>
            <w:ins w:id="203" w:author="BATJARGAL Tuguldur" w:date="2017-12-20T06:26:00Z">
              <w:r>
                <w:t xml:space="preserve"> to implement at the front end (customer facing) area because information handled is already public. On the other hand, using AI</w:t>
              </w:r>
            </w:ins>
            <w:ins w:id="204" w:author="BATJARGAL Tuguldur" w:date="2017-12-20T06:33:00Z">
              <w:r w:rsidR="00C418C0">
                <w:t xml:space="preserve"> chat-bot</w:t>
              </w:r>
            </w:ins>
            <w:ins w:id="205" w:author="BATJARGAL Tuguldur" w:date="2017-12-20T06:26:00Z">
              <w:r>
                <w:t xml:space="preserve"> in the back office is quite challenging due to the handling of customer information and business-sensitive data. </w:t>
              </w:r>
            </w:ins>
            <w:ins w:id="206" w:author="BATJARGAL Tuguldur" w:date="2017-12-20T06:33:00Z">
              <w:r w:rsidR="00C418C0">
                <w:t xml:space="preserve">AI chat-bot uses machine learning </w:t>
              </w:r>
            </w:ins>
            <w:ins w:id="207" w:author="BATJARGAL Tuguldur" w:date="2017-12-20T06:43:00Z">
              <w:r w:rsidR="00582F44">
                <w:t xml:space="preserve">tools </w:t>
              </w:r>
            </w:ins>
            <w:ins w:id="208" w:author="BATJARGAL Tuguldur" w:date="2017-12-20T06:33:00Z">
              <w:r w:rsidR="00C418C0">
                <w:t xml:space="preserve">to train itself from </w:t>
              </w:r>
            </w:ins>
            <w:ins w:id="209" w:author="BATJARGAL Tuguldur" w:date="2017-12-20T06:35:00Z">
              <w:r w:rsidR="00C418C0">
                <w:t xml:space="preserve">big data. Therefore, it is </w:t>
              </w:r>
            </w:ins>
            <w:ins w:id="210" w:author="BATJARGAL Tuguldur" w:date="2017-12-20T06:36:00Z">
              <w:r w:rsidR="00C418C0">
                <w:t>necessary</w:t>
              </w:r>
            </w:ins>
            <w:ins w:id="211" w:author="BATJARGAL Tuguldur" w:date="2017-12-20T06:35:00Z">
              <w:r w:rsidR="00C418C0">
                <w:t xml:space="preserve"> to have access to all </w:t>
              </w:r>
            </w:ins>
            <w:ins w:id="212" w:author="BATJARGAL Tuguldur" w:date="2017-12-20T06:36:00Z">
              <w:r w:rsidR="00C418C0">
                <w:t>information, including sensitive, to be effective.</w:t>
              </w:r>
            </w:ins>
            <w:ins w:id="213" w:author="BATJARGAL Tuguldur" w:date="2017-12-20T06:43:00Z">
              <w:r w:rsidR="00582F44">
                <w:t xml:space="preserve"> </w:t>
              </w:r>
            </w:ins>
            <w:ins w:id="214" w:author="BATJARGAL Tuguldur" w:date="2017-12-20T06:26:00Z">
              <w:r>
                <w:t xml:space="preserve">IBM and others are addressing the handling of </w:t>
              </w:r>
            </w:ins>
            <w:ins w:id="215" w:author="BATJARGAL Tuguldur" w:date="2017-12-20T06:28:00Z">
              <w:r>
                <w:t>sensitive</w:t>
              </w:r>
            </w:ins>
            <w:ins w:id="216" w:author="BATJARGAL Tuguldur" w:date="2017-12-20T06:26:00Z">
              <w:r>
                <w:t xml:space="preserve"> information through enterprise cloud (e.g. IBM cloud) where organizations maintain ownership of their data. However, regulators still insist storing and handling of some </w:t>
              </w:r>
            </w:ins>
            <w:ins w:id="217" w:author="BATJARGAL Tuguldur" w:date="2017-12-20T06:45:00Z">
              <w:r w:rsidR="00144397">
                <w:t>confidential</w:t>
              </w:r>
            </w:ins>
            <w:ins w:id="218" w:author="BATJARGAL Tuguldur" w:date="2017-12-20T06:26:00Z">
              <w:r>
                <w:t xml:space="preserve"> information in organization own physical premises.</w:t>
              </w:r>
            </w:ins>
          </w:p>
          <w:p w14:paraId="3493B693" w14:textId="77777777" w:rsidR="008421C9" w:rsidRPr="008421C9" w:rsidRDefault="008421C9" w:rsidP="00646EFC">
            <w:pPr>
              <w:rPr>
                <w:ins w:id="219" w:author="BATJARGAL Tuguldur" w:date="2017-12-20T06:46:00Z"/>
              </w:rPr>
            </w:pPr>
          </w:p>
          <w:p w14:paraId="6DE5D22F" w14:textId="492320B7" w:rsidR="00144397" w:rsidRDefault="00144397" w:rsidP="00144397">
            <w:pPr>
              <w:rPr>
                <w:ins w:id="220" w:author="BATJARGAL Tuguldur" w:date="2017-12-20T06:46:00Z"/>
              </w:rPr>
            </w:pPr>
            <w:ins w:id="221" w:author="BATJARGAL Tuguldur" w:date="2017-12-20T06:46:00Z">
              <w:r>
                <w:t xml:space="preserve">I believe </w:t>
              </w:r>
            </w:ins>
            <w:ins w:id="222" w:author="BATJARGAL Tuguldur" w:date="2017-12-20T06:52:00Z">
              <w:r w:rsidR="004E2B3E">
                <w:t xml:space="preserve">the </w:t>
              </w:r>
            </w:ins>
            <w:ins w:id="223" w:author="BATJARGAL Tuguldur" w:date="2017-12-20T06:46:00Z">
              <w:r>
                <w:t xml:space="preserve">more advanced use of AI will </w:t>
              </w:r>
            </w:ins>
            <w:ins w:id="224" w:author="BATJARGAL Tuguldur" w:date="2017-12-20T06:52:00Z">
              <w:r w:rsidR="004E2B3E">
                <w:t xml:space="preserve">be </w:t>
              </w:r>
            </w:ins>
            <w:ins w:id="225" w:author="BATJARGAL Tuguldur" w:date="2017-12-20T06:46:00Z">
              <w:r>
                <w:t xml:space="preserve">implemented in our </w:t>
              </w:r>
            </w:ins>
            <w:ins w:id="226" w:author="BATJARGAL Tuguldur" w:date="2017-12-20T06:47:00Z">
              <w:r>
                <w:t>organization</w:t>
              </w:r>
            </w:ins>
            <w:ins w:id="227" w:author="BATJARGAL Tuguldur" w:date="2017-12-20T06:46:00Z">
              <w:r>
                <w:t xml:space="preserve"> </w:t>
              </w:r>
            </w:ins>
            <w:ins w:id="228" w:author="BATJARGAL Tuguldur" w:date="2017-12-20T06:47:00Z">
              <w:r>
                <w:t xml:space="preserve">to assist us to make correct decision by providing necessary information and tools. </w:t>
              </w:r>
            </w:ins>
            <w:ins w:id="229" w:author="BATJARGAL Tuguldur" w:date="2017-12-20T06:48:00Z">
              <w:r>
                <w:t xml:space="preserve">AI chat-bot will help us to lay </w:t>
              </w:r>
            </w:ins>
            <w:ins w:id="230" w:author="BATJARGAL Tuguldur" w:date="2017-12-20T06:52:00Z">
              <w:r w:rsidR="004E2B3E">
                <w:t xml:space="preserve">a </w:t>
              </w:r>
            </w:ins>
            <w:ins w:id="231" w:author="BATJARGAL Tuguldur" w:date="2017-12-20T06:48:00Z">
              <w:r>
                <w:t xml:space="preserve">foundation </w:t>
              </w:r>
            </w:ins>
            <w:ins w:id="232" w:author="BATJARGAL Tuguldur" w:date="2017-12-20T06:49:00Z">
              <w:r>
                <w:t>for a</w:t>
              </w:r>
            </w:ins>
            <w:ins w:id="233" w:author="BATJARGAL Tuguldur" w:date="2017-12-20T06:48:00Z">
              <w:r>
                <w:t xml:space="preserve"> </w:t>
              </w:r>
            </w:ins>
            <w:ins w:id="234" w:author="BATJARGAL Tuguldur" w:date="2017-12-20T06:52:00Z">
              <w:r w:rsidR="004E2B3E">
                <w:t>broader</w:t>
              </w:r>
            </w:ins>
            <w:ins w:id="235" w:author="BATJARGAL Tuguldur" w:date="2017-12-20T06:48:00Z">
              <w:r>
                <w:t xml:space="preserve"> AI strategy in the organization. </w:t>
              </w:r>
            </w:ins>
            <w:ins w:id="236" w:author="BATJARGAL Tuguldur" w:date="2017-12-20T06:52:00Z">
              <w:r w:rsidR="004E2B3E">
                <w:t xml:space="preserve">A </w:t>
              </w:r>
            </w:ins>
            <w:ins w:id="237" w:author="BATJARGAL Tuguldur" w:date="2017-12-20T06:49:00Z">
              <w:r w:rsidR="004E2B3E">
                <w:t>r</w:t>
              </w:r>
              <w:r>
                <w:t>ecent breakthrough in NLP and machine learning will bring us closer to implement business specific AI assistant to help analyst perform and work more efficiently.</w:t>
              </w:r>
            </w:ins>
          </w:p>
          <w:p w14:paraId="348D4033" w14:textId="6039F528" w:rsidR="00144397" w:rsidRPr="00093C47" w:rsidRDefault="00144397" w:rsidP="008C56B9">
            <w:pPr>
              <w:pStyle w:val="NormalWeb"/>
              <w:spacing w:before="0" w:beforeAutospacing="0" w:after="240" w:afterAutospacing="0"/>
              <w:jc w:val="both"/>
              <w:rPr>
                <w:rFonts w:ascii="Arial" w:hAnsi="Arial" w:cs="Arial"/>
                <w:color w:val="000000"/>
                <w:sz w:val="21"/>
                <w:szCs w:val="21"/>
              </w:rPr>
            </w:pPr>
          </w:p>
        </w:tc>
      </w:tr>
      <w:tr w:rsidR="00614F11" w:rsidRPr="00093C47" w14:paraId="409D54A7" w14:textId="77777777" w:rsidTr="00646EFC">
        <w:tc>
          <w:tcPr>
            <w:tcW w:w="8296" w:type="dxa"/>
          </w:tcPr>
          <w:p w14:paraId="7E2B4B05" w14:textId="59F96677" w:rsidR="00614F11" w:rsidRPr="00093C47" w:rsidRDefault="00614F11" w:rsidP="008C56B9">
            <w:pPr>
              <w:pStyle w:val="Heading3"/>
              <w:outlineLvl w:val="2"/>
              <w:rPr>
                <w:lang w:val="en-US"/>
              </w:rPr>
            </w:pPr>
            <w:r w:rsidRPr="00093C47">
              <w:rPr>
                <w:lang w:val="en-US"/>
              </w:rPr>
              <w:t>Proposed initiative</w:t>
            </w:r>
          </w:p>
          <w:p w14:paraId="68E9FA23" w14:textId="7FCFC8AA"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 xml:space="preserve">Outline your proposed initiative for using AI in your chosen organization </w:t>
            </w:r>
            <w:r w:rsidR="008C56B9" w:rsidRPr="00093C47">
              <w:rPr>
                <w:rFonts w:ascii="Arial" w:hAnsi="Arial" w:cs="Arial"/>
                <w:color w:val="000000"/>
                <w:sz w:val="21"/>
                <w:szCs w:val="21"/>
              </w:rPr>
              <w:t>to</w:t>
            </w:r>
            <w:r w:rsidRPr="00093C47">
              <w:rPr>
                <w:rFonts w:ascii="Arial" w:hAnsi="Arial" w:cs="Arial"/>
                <w:color w:val="000000"/>
                <w:sz w:val="21"/>
                <w:szCs w:val="21"/>
              </w:rPr>
              <w:t xml:space="preserve"> achieve competitive advantage.</w:t>
            </w:r>
            <w:r w:rsidR="008C56B9" w:rsidRPr="00093C47">
              <w:rPr>
                <w:rFonts w:ascii="Arial" w:hAnsi="Arial" w:cs="Arial"/>
                <w:color w:val="000000"/>
                <w:sz w:val="21"/>
                <w:szCs w:val="21"/>
              </w:rPr>
              <w:t xml:space="preserve"> (Max. </w:t>
            </w:r>
            <w:r w:rsidRPr="00093C47">
              <w:rPr>
                <w:rFonts w:ascii="Arial" w:hAnsi="Arial" w:cs="Arial"/>
                <w:color w:val="000000"/>
                <w:sz w:val="21"/>
                <w:szCs w:val="21"/>
              </w:rPr>
              <w:t>800 words.</w:t>
            </w:r>
            <w:r w:rsidR="008C56B9" w:rsidRPr="00093C47">
              <w:rPr>
                <w:rFonts w:ascii="Arial" w:hAnsi="Arial" w:cs="Arial"/>
                <w:color w:val="000000"/>
                <w:sz w:val="21"/>
                <w:szCs w:val="21"/>
              </w:rPr>
              <w:t>)</w:t>
            </w:r>
          </w:p>
          <w:p w14:paraId="732E0227" w14:textId="77777777"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Start writing here:</w:t>
            </w:r>
          </w:p>
          <w:p w14:paraId="7DE827B6" w14:textId="0B36A795" w:rsidR="00D6341F" w:rsidRDefault="006E5EF6" w:rsidP="003A796B">
            <w:pPr>
              <w:pStyle w:val="NormalWeb"/>
              <w:spacing w:before="0" w:beforeAutospacing="0" w:after="240" w:afterAutospacing="0"/>
              <w:jc w:val="both"/>
              <w:rPr>
                <w:ins w:id="238" w:author="BATJARGAL Tuguldur" w:date="2017-12-20T07:42:00Z"/>
                <w:rFonts w:ascii="Arial" w:hAnsi="Arial" w:cs="Arial"/>
                <w:color w:val="000000"/>
                <w:sz w:val="21"/>
                <w:szCs w:val="21"/>
              </w:rPr>
            </w:pPr>
            <w:ins w:id="239" w:author="BATJARGAL Tuguldur" w:date="2017-12-20T07:30:00Z">
              <w:r>
                <w:rPr>
                  <w:rFonts w:ascii="Arial" w:hAnsi="Arial" w:cs="Arial"/>
                  <w:color w:val="000000"/>
                  <w:sz w:val="21"/>
                  <w:szCs w:val="21"/>
                </w:rPr>
                <w:t xml:space="preserve">I believe </w:t>
              </w:r>
            </w:ins>
            <w:ins w:id="240" w:author="BATJARGAL Tuguldur" w:date="2017-12-20T07:34:00Z">
              <w:r w:rsidR="00122562">
                <w:rPr>
                  <w:rFonts w:ascii="Arial" w:hAnsi="Arial" w:cs="Arial"/>
                  <w:color w:val="000000"/>
                  <w:sz w:val="21"/>
                  <w:szCs w:val="21"/>
                </w:rPr>
                <w:t xml:space="preserve">AI technologies </w:t>
              </w:r>
            </w:ins>
            <w:ins w:id="241" w:author="BATJARGAL Tuguldur" w:date="2017-12-20T07:31:00Z">
              <w:r w:rsidR="00122562">
                <w:rPr>
                  <w:rFonts w:ascii="Arial" w:hAnsi="Arial" w:cs="Arial"/>
                  <w:color w:val="000000"/>
                  <w:sz w:val="21"/>
                  <w:szCs w:val="21"/>
                </w:rPr>
                <w:t xml:space="preserve">will </w:t>
              </w:r>
            </w:ins>
            <w:ins w:id="242" w:author="BATJARGAL Tuguldur" w:date="2017-12-20T07:32:00Z">
              <w:r w:rsidR="00122562">
                <w:rPr>
                  <w:rFonts w:ascii="Arial" w:hAnsi="Arial" w:cs="Arial"/>
                  <w:color w:val="000000"/>
                  <w:sz w:val="21"/>
                  <w:szCs w:val="21"/>
                </w:rPr>
                <w:t xml:space="preserve">play a </w:t>
              </w:r>
            </w:ins>
            <w:ins w:id="243" w:author="BATJARGAL Tuguldur" w:date="2017-12-20T07:54:00Z">
              <w:r w:rsidR="00D6341F">
                <w:rPr>
                  <w:rFonts w:ascii="Arial" w:hAnsi="Arial" w:cs="Arial"/>
                  <w:color w:val="000000"/>
                  <w:sz w:val="21"/>
                  <w:szCs w:val="21"/>
                </w:rPr>
                <w:t>significant</w:t>
              </w:r>
            </w:ins>
            <w:ins w:id="244" w:author="BATJARGAL Tuguldur" w:date="2017-12-20T07:32:00Z">
              <w:r w:rsidR="00122562">
                <w:rPr>
                  <w:rFonts w:ascii="Arial" w:hAnsi="Arial" w:cs="Arial"/>
                  <w:color w:val="000000"/>
                  <w:sz w:val="21"/>
                  <w:szCs w:val="21"/>
                </w:rPr>
                <w:t xml:space="preserve"> role to</w:t>
              </w:r>
            </w:ins>
            <w:ins w:id="245" w:author="BATJARGAL Tuguldur" w:date="2017-12-20T07:31:00Z">
              <w:r w:rsidR="00122562">
                <w:rPr>
                  <w:rFonts w:ascii="Arial" w:hAnsi="Arial" w:cs="Arial"/>
                  <w:color w:val="000000"/>
                  <w:sz w:val="21"/>
                  <w:szCs w:val="21"/>
                </w:rPr>
                <w:t xml:space="preserve"> improve our </w:t>
              </w:r>
            </w:ins>
            <w:ins w:id="246" w:author="BATJARGAL Tuguldur" w:date="2017-12-20T07:33:00Z">
              <w:r w:rsidR="00122562">
                <w:rPr>
                  <w:rFonts w:ascii="Arial" w:hAnsi="Arial" w:cs="Arial"/>
                  <w:color w:val="000000"/>
                  <w:sz w:val="21"/>
                  <w:szCs w:val="21"/>
                </w:rPr>
                <w:t>competitive advantage</w:t>
              </w:r>
            </w:ins>
            <w:ins w:id="247" w:author="BATJARGAL Tuguldur" w:date="2017-12-20T07:31:00Z">
              <w:r w:rsidR="00122562">
                <w:rPr>
                  <w:rFonts w:ascii="Arial" w:hAnsi="Arial" w:cs="Arial"/>
                  <w:color w:val="000000"/>
                  <w:sz w:val="21"/>
                  <w:szCs w:val="21"/>
                </w:rPr>
                <w:t xml:space="preserve"> in the market</w:t>
              </w:r>
            </w:ins>
            <w:ins w:id="248" w:author="BATJARGAL Tuguldur" w:date="2017-12-20T07:39:00Z">
              <w:r w:rsidR="00122562">
                <w:rPr>
                  <w:rFonts w:ascii="Arial" w:hAnsi="Arial" w:cs="Arial"/>
                  <w:color w:val="000000"/>
                  <w:sz w:val="21"/>
                  <w:szCs w:val="21"/>
                </w:rPr>
                <w:t xml:space="preserve">. </w:t>
              </w:r>
            </w:ins>
            <w:ins w:id="249" w:author="BATJARGAL Tuguldur" w:date="2017-12-20T07:41:00Z">
              <w:r w:rsidR="00EB2A48">
                <w:rPr>
                  <w:rFonts w:ascii="Arial" w:hAnsi="Arial" w:cs="Arial"/>
                  <w:color w:val="000000"/>
                  <w:sz w:val="21"/>
                  <w:szCs w:val="21"/>
                </w:rPr>
                <w:t xml:space="preserve">I think NLP and machine learning technologies will be most suitable </w:t>
              </w:r>
            </w:ins>
            <w:ins w:id="250" w:author="BATJARGAL Tuguldur" w:date="2017-12-20T07:49:00Z">
              <w:r w:rsidR="003A796B">
                <w:rPr>
                  <w:rFonts w:ascii="Arial" w:hAnsi="Arial" w:cs="Arial"/>
                  <w:color w:val="000000"/>
                  <w:sz w:val="21"/>
                  <w:szCs w:val="21"/>
                </w:rPr>
                <w:t>for</w:t>
              </w:r>
            </w:ins>
            <w:ins w:id="251" w:author="BATJARGAL Tuguldur" w:date="2017-12-20T07:41:00Z">
              <w:r w:rsidR="00EB2A48">
                <w:rPr>
                  <w:rFonts w:ascii="Arial" w:hAnsi="Arial" w:cs="Arial"/>
                  <w:color w:val="000000"/>
                  <w:sz w:val="21"/>
                  <w:szCs w:val="21"/>
                </w:rPr>
                <w:t xml:space="preserve"> </w:t>
              </w:r>
            </w:ins>
            <w:ins w:id="252" w:author="BATJARGAL Tuguldur" w:date="2017-12-20T10:42:00Z">
              <w:r w:rsidR="004A66B0">
                <w:rPr>
                  <w:rFonts w:ascii="Arial" w:hAnsi="Arial" w:cs="Arial"/>
                  <w:color w:val="000000"/>
                  <w:sz w:val="21"/>
                  <w:szCs w:val="21"/>
                </w:rPr>
                <w:t>my</w:t>
              </w:r>
            </w:ins>
            <w:ins w:id="253" w:author="BATJARGAL Tuguldur" w:date="2017-12-20T07:41:00Z">
              <w:r w:rsidR="00EB2A48">
                <w:rPr>
                  <w:rFonts w:ascii="Arial" w:hAnsi="Arial" w:cs="Arial"/>
                  <w:color w:val="000000"/>
                  <w:sz w:val="21"/>
                  <w:szCs w:val="21"/>
                </w:rPr>
                <w:t xml:space="preserve"> organization</w:t>
              </w:r>
            </w:ins>
            <w:ins w:id="254" w:author="BATJARGAL Tuguldur" w:date="2017-12-20T07:43:00Z">
              <w:r w:rsidR="00EB2A48">
                <w:rPr>
                  <w:rFonts w:ascii="Arial" w:hAnsi="Arial" w:cs="Arial"/>
                  <w:color w:val="000000"/>
                  <w:sz w:val="21"/>
                  <w:szCs w:val="21"/>
                </w:rPr>
                <w:t xml:space="preserve"> at the moment</w:t>
              </w:r>
            </w:ins>
            <w:ins w:id="255" w:author="BATJARGAL Tuguldur" w:date="2017-12-20T07:41:00Z">
              <w:r w:rsidR="00EB2A48">
                <w:rPr>
                  <w:rFonts w:ascii="Arial" w:hAnsi="Arial" w:cs="Arial"/>
                  <w:color w:val="000000"/>
                  <w:sz w:val="21"/>
                  <w:szCs w:val="21"/>
                </w:rPr>
                <w:t>.</w:t>
              </w:r>
            </w:ins>
            <w:ins w:id="256" w:author="BATJARGAL Tuguldur" w:date="2017-12-20T07:45:00Z">
              <w:r w:rsidR="006A44FD">
                <w:rPr>
                  <w:rFonts w:ascii="Arial" w:hAnsi="Arial" w:cs="Arial"/>
                  <w:color w:val="000000"/>
                  <w:sz w:val="21"/>
                  <w:szCs w:val="21"/>
                </w:rPr>
                <w:t xml:space="preserve"> </w:t>
              </w:r>
            </w:ins>
          </w:p>
          <w:p w14:paraId="6AC3588E" w14:textId="77777777" w:rsidR="008F03D4" w:rsidRDefault="008F03D4" w:rsidP="008F03D4">
            <w:pPr>
              <w:pStyle w:val="NormalWeb"/>
              <w:spacing w:before="0" w:beforeAutospacing="0" w:after="240" w:afterAutospacing="0"/>
              <w:jc w:val="both"/>
              <w:rPr>
                <w:ins w:id="257" w:author="BATJARGAL Tuguldur" w:date="2017-12-20T07:58:00Z"/>
                <w:rFonts w:ascii="Arial" w:hAnsi="Arial" w:cs="Arial"/>
                <w:b/>
                <w:color w:val="000000"/>
                <w:sz w:val="21"/>
                <w:szCs w:val="21"/>
              </w:rPr>
            </w:pPr>
            <w:ins w:id="258" w:author="BATJARGAL Tuguldur" w:date="2017-12-20T07:58:00Z">
              <w:r w:rsidRPr="008A3F2F">
                <w:rPr>
                  <w:rFonts w:ascii="Arial" w:hAnsi="Arial" w:cs="Arial"/>
                  <w:b/>
                  <w:color w:val="000000"/>
                  <w:sz w:val="21"/>
                  <w:szCs w:val="21"/>
                </w:rPr>
                <w:t>Fraud Prevention</w:t>
              </w:r>
            </w:ins>
          </w:p>
          <w:p w14:paraId="41BC7250" w14:textId="77777777" w:rsidR="00D6341F" w:rsidRDefault="00313050" w:rsidP="003A796B">
            <w:pPr>
              <w:pStyle w:val="NormalWeb"/>
              <w:spacing w:before="0" w:beforeAutospacing="0" w:after="240" w:afterAutospacing="0"/>
              <w:jc w:val="both"/>
              <w:rPr>
                <w:ins w:id="259" w:author="BATJARGAL Tuguldur" w:date="2017-12-20T08:32:00Z"/>
                <w:rFonts w:ascii="Arial" w:hAnsi="Arial" w:cs="Arial"/>
                <w:color w:val="000000"/>
                <w:sz w:val="21"/>
                <w:szCs w:val="21"/>
              </w:rPr>
            </w:pPr>
            <w:ins w:id="260" w:author="BATJARGAL Tuguldur" w:date="2017-12-20T08:02:00Z">
              <w:r>
                <w:rPr>
                  <w:rFonts w:ascii="Arial" w:hAnsi="Arial" w:cs="Arial"/>
                  <w:color w:val="000000"/>
                  <w:sz w:val="21"/>
                  <w:szCs w:val="21"/>
                </w:rPr>
                <w:t>Rules-</w:t>
              </w:r>
              <w:r w:rsidR="0067477B">
                <w:rPr>
                  <w:rFonts w:ascii="Arial" w:hAnsi="Arial" w:cs="Arial"/>
                  <w:color w:val="000000"/>
                  <w:sz w:val="21"/>
                  <w:szCs w:val="21"/>
                </w:rPr>
                <w:t>based system</w:t>
              </w:r>
            </w:ins>
            <w:ins w:id="261" w:author="BATJARGAL Tuguldur" w:date="2017-12-20T08:14:00Z">
              <w:r w:rsidR="006748A9">
                <w:rPr>
                  <w:rFonts w:ascii="Arial" w:hAnsi="Arial" w:cs="Arial"/>
                  <w:color w:val="000000"/>
                  <w:sz w:val="21"/>
                  <w:szCs w:val="21"/>
                </w:rPr>
                <w:t>s</w:t>
              </w:r>
            </w:ins>
            <w:ins w:id="262" w:author="BATJARGAL Tuguldur" w:date="2017-12-20T08:02:00Z">
              <w:r w:rsidR="0067477B">
                <w:rPr>
                  <w:rFonts w:ascii="Arial" w:hAnsi="Arial" w:cs="Arial"/>
                  <w:color w:val="000000"/>
                  <w:sz w:val="21"/>
                  <w:szCs w:val="21"/>
                </w:rPr>
                <w:t xml:space="preserve"> </w:t>
              </w:r>
            </w:ins>
            <w:ins w:id="263" w:author="BATJARGAL Tuguldur" w:date="2017-12-20T08:15:00Z">
              <w:r>
                <w:rPr>
                  <w:rFonts w:ascii="Arial" w:hAnsi="Arial" w:cs="Arial"/>
                  <w:color w:val="000000"/>
                  <w:sz w:val="21"/>
                  <w:szCs w:val="21"/>
                </w:rPr>
                <w:t>are</w:t>
              </w:r>
            </w:ins>
            <w:ins w:id="264" w:author="BATJARGAL Tuguldur" w:date="2017-12-20T08:02:00Z">
              <w:r w:rsidR="0067477B">
                <w:rPr>
                  <w:rFonts w:ascii="Arial" w:hAnsi="Arial" w:cs="Arial"/>
                  <w:color w:val="000000"/>
                  <w:sz w:val="21"/>
                  <w:szCs w:val="21"/>
                </w:rPr>
                <w:t xml:space="preserve"> the most popular tool </w:t>
              </w:r>
            </w:ins>
            <w:ins w:id="265" w:author="BATJARGAL Tuguldur" w:date="2017-12-20T08:01:00Z">
              <w:r w:rsidR="0067477B">
                <w:rPr>
                  <w:rFonts w:ascii="Arial" w:hAnsi="Arial" w:cs="Arial"/>
                  <w:color w:val="000000"/>
                  <w:sz w:val="21"/>
                  <w:szCs w:val="21"/>
                </w:rPr>
                <w:t>to detect a fraud</w:t>
              </w:r>
            </w:ins>
            <w:ins w:id="266" w:author="BATJARGAL Tuguldur" w:date="2017-12-20T08:03:00Z">
              <w:r>
                <w:rPr>
                  <w:rFonts w:ascii="Arial" w:hAnsi="Arial" w:cs="Arial"/>
                  <w:color w:val="000000"/>
                  <w:sz w:val="21"/>
                  <w:szCs w:val="21"/>
                </w:rPr>
                <w:t>. However, rule-</w:t>
              </w:r>
              <w:r w:rsidR="0067477B">
                <w:rPr>
                  <w:rFonts w:ascii="Arial" w:hAnsi="Arial" w:cs="Arial"/>
                  <w:color w:val="000000"/>
                  <w:sz w:val="21"/>
                  <w:szCs w:val="21"/>
                </w:rPr>
                <w:t xml:space="preserve">based </w:t>
              </w:r>
            </w:ins>
            <w:ins w:id="267" w:author="BATJARGAL Tuguldur" w:date="2017-12-20T08:15:00Z">
              <w:r>
                <w:rPr>
                  <w:rFonts w:ascii="Arial" w:hAnsi="Arial" w:cs="Arial"/>
                  <w:color w:val="000000"/>
                  <w:sz w:val="21"/>
                  <w:szCs w:val="21"/>
                </w:rPr>
                <w:t>methods</w:t>
              </w:r>
            </w:ins>
            <w:ins w:id="268" w:author="BATJARGAL Tuguldur" w:date="2017-12-20T08:03:00Z">
              <w:r w:rsidR="0067477B">
                <w:rPr>
                  <w:rFonts w:ascii="Arial" w:hAnsi="Arial" w:cs="Arial"/>
                  <w:color w:val="000000"/>
                  <w:sz w:val="21"/>
                  <w:szCs w:val="21"/>
                </w:rPr>
                <w:t xml:space="preserve"> </w:t>
              </w:r>
            </w:ins>
            <w:ins w:id="269" w:author="BATJARGAL Tuguldur" w:date="2017-12-20T08:04:00Z">
              <w:r w:rsidR="0067477B">
                <w:rPr>
                  <w:rFonts w:ascii="Arial" w:hAnsi="Arial" w:cs="Arial"/>
                  <w:color w:val="000000"/>
                  <w:sz w:val="21"/>
                  <w:szCs w:val="21"/>
                </w:rPr>
                <w:t xml:space="preserve">are not effective at uncovering unknown fraud </w:t>
              </w:r>
            </w:ins>
            <w:ins w:id="270" w:author="BATJARGAL Tuguldur" w:date="2017-12-20T08:16:00Z">
              <w:r>
                <w:rPr>
                  <w:rFonts w:ascii="Arial" w:hAnsi="Arial" w:cs="Arial"/>
                  <w:color w:val="000000"/>
                  <w:sz w:val="21"/>
                  <w:szCs w:val="21"/>
                </w:rPr>
                <w:t>scheme. Machine</w:t>
              </w:r>
            </w:ins>
            <w:ins w:id="271" w:author="BATJARGAL Tuguldur" w:date="2017-12-20T07:58:00Z">
              <w:r w:rsidR="008F03D4">
                <w:rPr>
                  <w:rFonts w:ascii="Arial" w:hAnsi="Arial" w:cs="Arial"/>
                  <w:color w:val="000000"/>
                  <w:sz w:val="21"/>
                  <w:szCs w:val="21"/>
                </w:rPr>
                <w:t xml:space="preserve"> learning</w:t>
              </w:r>
            </w:ins>
            <w:ins w:id="272" w:author="BATJARGAL Tuguldur" w:date="2017-12-20T08:10:00Z">
              <w:r w:rsidR="006748A9">
                <w:rPr>
                  <w:rFonts w:ascii="Arial" w:hAnsi="Arial" w:cs="Arial"/>
                  <w:color w:val="000000"/>
                  <w:sz w:val="21"/>
                  <w:szCs w:val="21"/>
                </w:rPr>
                <w:t xml:space="preserve"> based fraud prevention system is more </w:t>
              </w:r>
            </w:ins>
            <w:ins w:id="273" w:author="BATJARGAL Tuguldur" w:date="2017-12-20T08:17:00Z">
              <w:r>
                <w:rPr>
                  <w:rFonts w:ascii="Arial" w:hAnsi="Arial" w:cs="Arial"/>
                  <w:color w:val="000000"/>
                  <w:sz w:val="21"/>
                  <w:szCs w:val="21"/>
                </w:rPr>
                <w:t>efficient</w:t>
              </w:r>
            </w:ins>
            <w:ins w:id="274" w:author="BATJARGAL Tuguldur" w:date="2017-12-20T08:10:00Z">
              <w:r w:rsidR="006748A9">
                <w:rPr>
                  <w:rFonts w:ascii="Arial" w:hAnsi="Arial" w:cs="Arial"/>
                  <w:color w:val="000000"/>
                  <w:sz w:val="21"/>
                  <w:szCs w:val="21"/>
                </w:rPr>
                <w:t xml:space="preserve"> and </w:t>
              </w:r>
            </w:ins>
            <w:ins w:id="275" w:author="BATJARGAL Tuguldur" w:date="2017-12-20T08:11:00Z">
              <w:r w:rsidR="006748A9">
                <w:rPr>
                  <w:rFonts w:ascii="Arial" w:hAnsi="Arial" w:cs="Arial"/>
                  <w:color w:val="000000"/>
                  <w:sz w:val="21"/>
                  <w:szCs w:val="21"/>
                </w:rPr>
                <w:t>resilient</w:t>
              </w:r>
            </w:ins>
            <w:ins w:id="276" w:author="BATJARGAL Tuguldur" w:date="2017-12-20T08:10:00Z">
              <w:r w:rsidR="006748A9">
                <w:rPr>
                  <w:rFonts w:ascii="Arial" w:hAnsi="Arial" w:cs="Arial"/>
                  <w:color w:val="000000"/>
                  <w:sz w:val="21"/>
                  <w:szCs w:val="21"/>
                </w:rPr>
                <w:t xml:space="preserve"> </w:t>
              </w:r>
            </w:ins>
            <w:ins w:id="277" w:author="BATJARGAL Tuguldur" w:date="2017-12-20T08:11:00Z">
              <w:r w:rsidR="006748A9">
                <w:rPr>
                  <w:rFonts w:ascii="Arial" w:hAnsi="Arial" w:cs="Arial"/>
                  <w:color w:val="000000"/>
                  <w:sz w:val="21"/>
                  <w:szCs w:val="21"/>
                </w:rPr>
                <w:t>to all kind of frauds. Machine learning algorithms can recognize patterns to find exceptions, abnormalities, and outliers from big data</w:t>
              </w:r>
            </w:ins>
            <w:ins w:id="278" w:author="BATJARGAL Tuguldur" w:date="2017-12-20T08:12:00Z">
              <w:r w:rsidR="006748A9">
                <w:rPr>
                  <w:rFonts w:ascii="Arial" w:hAnsi="Arial" w:cs="Arial"/>
                  <w:color w:val="000000"/>
                  <w:sz w:val="21"/>
                  <w:szCs w:val="21"/>
                </w:rPr>
                <w:t xml:space="preserve"> sets (e.g. historical transactions).</w:t>
              </w:r>
            </w:ins>
            <w:ins w:id="279" w:author="BATJARGAL Tuguldur" w:date="2017-12-20T07:58:00Z">
              <w:r w:rsidR="008F03D4">
                <w:rPr>
                  <w:rFonts w:ascii="Arial" w:hAnsi="Arial" w:cs="Arial"/>
                  <w:color w:val="000000"/>
                  <w:sz w:val="21"/>
                  <w:szCs w:val="21"/>
                </w:rPr>
                <w:t xml:space="preserve"> By receiving this information, an analyst can detect and prevent fraudu</w:t>
              </w:r>
              <w:r w:rsidR="006748A9">
                <w:rPr>
                  <w:rFonts w:ascii="Arial" w:hAnsi="Arial" w:cs="Arial"/>
                  <w:color w:val="000000"/>
                  <w:sz w:val="21"/>
                  <w:szCs w:val="21"/>
                </w:rPr>
                <w:t>lent transactions</w:t>
              </w:r>
            </w:ins>
            <w:ins w:id="280" w:author="BATJARGAL Tuguldur" w:date="2017-12-20T08:13:00Z">
              <w:r w:rsidR="006748A9">
                <w:rPr>
                  <w:rFonts w:ascii="Arial" w:hAnsi="Arial" w:cs="Arial"/>
                  <w:color w:val="000000"/>
                  <w:sz w:val="21"/>
                  <w:szCs w:val="21"/>
                </w:rPr>
                <w:t xml:space="preserve"> more </w:t>
              </w:r>
            </w:ins>
            <w:ins w:id="281" w:author="BATJARGAL Tuguldur" w:date="2017-12-20T08:17:00Z">
              <w:r>
                <w:rPr>
                  <w:rFonts w:ascii="Arial" w:hAnsi="Arial" w:cs="Arial"/>
                  <w:color w:val="000000"/>
                  <w:sz w:val="21"/>
                  <w:szCs w:val="21"/>
                </w:rPr>
                <w:t>efficiently</w:t>
              </w:r>
            </w:ins>
            <w:ins w:id="282" w:author="BATJARGAL Tuguldur" w:date="2017-12-20T07:58:00Z">
              <w:r w:rsidR="006748A9">
                <w:rPr>
                  <w:rFonts w:ascii="Arial" w:hAnsi="Arial" w:cs="Arial"/>
                  <w:color w:val="000000"/>
                  <w:sz w:val="21"/>
                  <w:szCs w:val="21"/>
                </w:rPr>
                <w:t xml:space="preserve"> in real-time.</w:t>
              </w:r>
            </w:ins>
            <w:ins w:id="283" w:author="BATJARGAL Tuguldur" w:date="2017-12-20T08:18:00Z">
              <w:r w:rsidR="0017715E">
                <w:rPr>
                  <w:rFonts w:ascii="Arial" w:hAnsi="Arial" w:cs="Arial"/>
                  <w:color w:val="000000"/>
                  <w:sz w:val="21"/>
                  <w:szCs w:val="21"/>
                </w:rPr>
                <w:t xml:space="preserve"> Fraud is one of the </w:t>
              </w:r>
            </w:ins>
            <w:ins w:id="284" w:author="BATJARGAL Tuguldur" w:date="2017-12-20T08:27:00Z">
              <w:r w:rsidR="0017715E">
                <w:rPr>
                  <w:rFonts w:ascii="Arial" w:hAnsi="Arial" w:cs="Arial"/>
                  <w:color w:val="000000"/>
                  <w:sz w:val="21"/>
                  <w:szCs w:val="21"/>
                </w:rPr>
                <w:t>most significant</w:t>
              </w:r>
            </w:ins>
            <w:ins w:id="285" w:author="BATJARGAL Tuguldur" w:date="2017-12-20T08:18:00Z">
              <w:r w:rsidR="0017715E">
                <w:rPr>
                  <w:rFonts w:ascii="Arial" w:hAnsi="Arial" w:cs="Arial"/>
                  <w:color w:val="000000"/>
                  <w:sz w:val="21"/>
                  <w:szCs w:val="21"/>
                </w:rPr>
                <w:t xml:space="preserve"> financial loss to my </w:t>
              </w:r>
            </w:ins>
            <w:ins w:id="286" w:author="BATJARGAL Tuguldur" w:date="2017-12-20T08:20:00Z">
              <w:r w:rsidR="0017715E">
                <w:rPr>
                  <w:rFonts w:ascii="Arial" w:hAnsi="Arial" w:cs="Arial"/>
                  <w:color w:val="000000"/>
                  <w:sz w:val="21"/>
                  <w:szCs w:val="21"/>
                </w:rPr>
                <w:t>organization</w:t>
              </w:r>
            </w:ins>
            <w:ins w:id="287" w:author="BATJARGAL Tuguldur" w:date="2017-12-20T08:21:00Z">
              <w:r w:rsidR="0017715E">
                <w:rPr>
                  <w:rFonts w:ascii="Arial" w:hAnsi="Arial" w:cs="Arial"/>
                  <w:color w:val="000000"/>
                  <w:sz w:val="21"/>
                  <w:szCs w:val="21"/>
                </w:rPr>
                <w:t xml:space="preserve">, costing us near </w:t>
              </w:r>
            </w:ins>
            <w:ins w:id="288" w:author="BATJARGAL Tuguldur" w:date="2017-12-20T08:27:00Z">
              <w:r w:rsidR="0017715E">
                <w:rPr>
                  <w:rFonts w:ascii="Arial" w:hAnsi="Arial" w:cs="Arial"/>
                  <w:color w:val="000000"/>
                  <w:sz w:val="21"/>
                  <w:szCs w:val="21"/>
                </w:rPr>
                <w:t>nine</w:t>
              </w:r>
            </w:ins>
            <w:ins w:id="289" w:author="BATJARGAL Tuguldur" w:date="2017-12-20T08:21:00Z">
              <w:r w:rsidR="0017715E">
                <w:rPr>
                  <w:rFonts w:ascii="Arial" w:hAnsi="Arial" w:cs="Arial"/>
                  <w:color w:val="000000"/>
                  <w:sz w:val="21"/>
                  <w:szCs w:val="21"/>
                </w:rPr>
                <w:t xml:space="preserve"> </w:t>
              </w:r>
            </w:ins>
            <w:ins w:id="290" w:author="BATJARGAL Tuguldur" w:date="2017-12-20T08:22:00Z">
              <w:r w:rsidR="0017715E">
                <w:rPr>
                  <w:rFonts w:ascii="Arial" w:hAnsi="Arial" w:cs="Arial"/>
                  <w:color w:val="000000"/>
                  <w:sz w:val="21"/>
                  <w:szCs w:val="21"/>
                </w:rPr>
                <w:t>figures</w:t>
              </w:r>
            </w:ins>
            <w:ins w:id="291" w:author="BATJARGAL Tuguldur" w:date="2017-12-20T08:21:00Z">
              <w:r w:rsidR="0017715E">
                <w:rPr>
                  <w:rFonts w:ascii="Arial" w:hAnsi="Arial" w:cs="Arial"/>
                  <w:color w:val="000000"/>
                  <w:sz w:val="21"/>
                  <w:szCs w:val="21"/>
                </w:rPr>
                <w:t xml:space="preserve"> lose every year</w:t>
              </w:r>
            </w:ins>
            <w:ins w:id="292" w:author="BATJARGAL Tuguldur" w:date="2017-12-20T08:18:00Z">
              <w:r w:rsidR="0017715E">
                <w:rPr>
                  <w:rFonts w:ascii="Arial" w:hAnsi="Arial" w:cs="Arial"/>
                  <w:color w:val="000000"/>
                  <w:sz w:val="21"/>
                  <w:szCs w:val="21"/>
                </w:rPr>
                <w:t xml:space="preserve">. Machine learning based fraud prevention system </w:t>
              </w:r>
            </w:ins>
            <w:ins w:id="293" w:author="BATJARGAL Tuguldur" w:date="2017-12-20T08:24:00Z">
              <w:r w:rsidR="0017715E">
                <w:rPr>
                  <w:rFonts w:ascii="Arial" w:hAnsi="Arial" w:cs="Arial"/>
                  <w:color w:val="000000"/>
                  <w:sz w:val="21"/>
                  <w:szCs w:val="21"/>
                </w:rPr>
                <w:t>can</w:t>
              </w:r>
            </w:ins>
            <w:ins w:id="294" w:author="BATJARGAL Tuguldur" w:date="2017-12-20T08:18:00Z">
              <w:r w:rsidR="0017715E">
                <w:rPr>
                  <w:rFonts w:ascii="Arial" w:hAnsi="Arial" w:cs="Arial"/>
                  <w:color w:val="000000"/>
                  <w:sz w:val="21"/>
                  <w:szCs w:val="21"/>
                </w:rPr>
                <w:t xml:space="preserve"> reduce </w:t>
              </w:r>
            </w:ins>
            <w:ins w:id="295" w:author="BATJARGAL Tuguldur" w:date="2017-12-20T08:24:00Z">
              <w:r w:rsidR="0017715E">
                <w:rPr>
                  <w:rFonts w:ascii="Arial" w:hAnsi="Arial" w:cs="Arial"/>
                  <w:color w:val="000000"/>
                  <w:sz w:val="21"/>
                  <w:szCs w:val="21"/>
                </w:rPr>
                <w:t>this</w:t>
              </w:r>
            </w:ins>
            <w:ins w:id="296" w:author="BATJARGAL Tuguldur" w:date="2017-12-20T08:18:00Z">
              <w:r w:rsidR="0017715E">
                <w:rPr>
                  <w:rFonts w:ascii="Arial" w:hAnsi="Arial" w:cs="Arial"/>
                  <w:color w:val="000000"/>
                  <w:sz w:val="21"/>
                  <w:szCs w:val="21"/>
                </w:rPr>
                <w:t xml:space="preserve"> </w:t>
              </w:r>
            </w:ins>
            <w:ins w:id="297" w:author="BATJARGAL Tuguldur" w:date="2017-12-20T08:28:00Z">
              <w:r w:rsidR="00323EFF">
                <w:rPr>
                  <w:rFonts w:ascii="Arial" w:hAnsi="Arial" w:cs="Arial"/>
                  <w:color w:val="000000"/>
                  <w:sz w:val="21"/>
                  <w:szCs w:val="21"/>
                </w:rPr>
                <w:t>to</w:t>
              </w:r>
            </w:ins>
            <w:ins w:id="298" w:author="BATJARGAL Tuguldur" w:date="2017-12-20T08:18:00Z">
              <w:r w:rsidR="0017715E">
                <w:rPr>
                  <w:rFonts w:ascii="Arial" w:hAnsi="Arial" w:cs="Arial"/>
                  <w:color w:val="000000"/>
                  <w:sz w:val="21"/>
                  <w:szCs w:val="21"/>
                </w:rPr>
                <w:t xml:space="preserve"> low </w:t>
              </w:r>
            </w:ins>
            <w:ins w:id="299" w:author="BATJARGAL Tuguldur" w:date="2017-12-20T08:28:00Z">
              <w:r w:rsidR="00323EFF">
                <w:rPr>
                  <w:rFonts w:ascii="Arial" w:hAnsi="Arial" w:cs="Arial"/>
                  <w:color w:val="000000"/>
                  <w:sz w:val="21"/>
                  <w:szCs w:val="21"/>
                </w:rPr>
                <w:t>eight</w:t>
              </w:r>
            </w:ins>
            <w:ins w:id="300" w:author="BATJARGAL Tuguldur" w:date="2017-12-20T08:18:00Z">
              <w:r w:rsidR="0017715E">
                <w:rPr>
                  <w:rFonts w:ascii="Arial" w:hAnsi="Arial" w:cs="Arial"/>
                  <w:color w:val="000000"/>
                  <w:sz w:val="21"/>
                  <w:szCs w:val="21"/>
                </w:rPr>
                <w:t xml:space="preserve"> </w:t>
              </w:r>
            </w:ins>
            <w:ins w:id="301" w:author="BATJARGAL Tuguldur" w:date="2017-12-20T08:24:00Z">
              <w:r w:rsidR="0017715E">
                <w:rPr>
                  <w:rFonts w:ascii="Arial" w:hAnsi="Arial" w:cs="Arial"/>
                  <w:color w:val="000000"/>
                  <w:sz w:val="21"/>
                  <w:szCs w:val="21"/>
                </w:rPr>
                <w:t>figures</w:t>
              </w:r>
            </w:ins>
            <w:ins w:id="302" w:author="BATJARGAL Tuguldur" w:date="2017-12-20T08:18:00Z">
              <w:r w:rsidR="0017715E">
                <w:rPr>
                  <w:rFonts w:ascii="Arial" w:hAnsi="Arial" w:cs="Arial"/>
                  <w:color w:val="000000"/>
                  <w:sz w:val="21"/>
                  <w:szCs w:val="21"/>
                </w:rPr>
                <w:t>.</w:t>
              </w:r>
            </w:ins>
            <w:ins w:id="303" w:author="BATJARGAL Tuguldur" w:date="2017-12-20T08:24:00Z">
              <w:r w:rsidR="0017715E">
                <w:rPr>
                  <w:rFonts w:ascii="Arial" w:hAnsi="Arial" w:cs="Arial"/>
                  <w:color w:val="000000"/>
                  <w:sz w:val="21"/>
                  <w:szCs w:val="21"/>
                </w:rPr>
                <w:t xml:space="preserve"> </w:t>
              </w:r>
            </w:ins>
            <w:ins w:id="304" w:author="BATJARGAL Tuguldur" w:date="2017-12-20T08:20:00Z">
              <w:r w:rsidR="0017715E">
                <w:rPr>
                  <w:rFonts w:ascii="Arial" w:hAnsi="Arial" w:cs="Arial"/>
                  <w:color w:val="000000"/>
                  <w:sz w:val="21"/>
                  <w:szCs w:val="21"/>
                </w:rPr>
                <w:t>It also brings great stress to our customers when they experience fraud.</w:t>
              </w:r>
            </w:ins>
            <w:ins w:id="305" w:author="BATJARGAL Tuguldur" w:date="2017-12-20T08:24:00Z">
              <w:r w:rsidR="0017715E">
                <w:rPr>
                  <w:rFonts w:ascii="Arial" w:hAnsi="Arial" w:cs="Arial"/>
                  <w:color w:val="000000"/>
                  <w:sz w:val="21"/>
                  <w:szCs w:val="21"/>
                </w:rPr>
                <w:t xml:space="preserve"> </w:t>
              </w:r>
            </w:ins>
            <w:ins w:id="306" w:author="BATJARGAL Tuguldur" w:date="2017-12-20T08:25:00Z">
              <w:r w:rsidR="0017715E">
                <w:rPr>
                  <w:rFonts w:ascii="Arial" w:hAnsi="Arial" w:cs="Arial"/>
                  <w:color w:val="000000"/>
                  <w:sz w:val="21"/>
                  <w:szCs w:val="21"/>
                </w:rPr>
                <w:t xml:space="preserve">Therefore, </w:t>
              </w:r>
            </w:ins>
            <w:ins w:id="307" w:author="BATJARGAL Tuguldur" w:date="2017-12-20T08:24:00Z">
              <w:r w:rsidR="0017715E">
                <w:rPr>
                  <w:rFonts w:ascii="Arial" w:hAnsi="Arial" w:cs="Arial"/>
                  <w:color w:val="000000"/>
                  <w:sz w:val="21"/>
                  <w:szCs w:val="21"/>
                </w:rPr>
                <w:t>preventing potential frauds will improve our customer experience significantly</w:t>
              </w:r>
            </w:ins>
            <w:ins w:id="308" w:author="BATJARGAL Tuguldur" w:date="2017-12-20T08:25:00Z">
              <w:r w:rsidR="0017715E">
                <w:rPr>
                  <w:rFonts w:ascii="Arial" w:hAnsi="Arial" w:cs="Arial"/>
                  <w:color w:val="000000"/>
                  <w:sz w:val="21"/>
                  <w:szCs w:val="21"/>
                </w:rPr>
                <w:t>. Machine learning based fraud pre</w:t>
              </w:r>
            </w:ins>
            <w:ins w:id="309" w:author="BATJARGAL Tuguldur" w:date="2017-12-20T08:26:00Z">
              <w:r w:rsidR="0017715E">
                <w:rPr>
                  <w:rFonts w:ascii="Arial" w:hAnsi="Arial" w:cs="Arial"/>
                  <w:color w:val="000000"/>
                  <w:sz w:val="21"/>
                  <w:szCs w:val="21"/>
                </w:rPr>
                <w:t>ve</w:t>
              </w:r>
            </w:ins>
            <w:ins w:id="310" w:author="BATJARGAL Tuguldur" w:date="2017-12-20T08:25:00Z">
              <w:r w:rsidR="0017715E">
                <w:rPr>
                  <w:rFonts w:ascii="Arial" w:hAnsi="Arial" w:cs="Arial"/>
                  <w:color w:val="000000"/>
                  <w:sz w:val="21"/>
                  <w:szCs w:val="21"/>
                </w:rPr>
                <w:t xml:space="preserve">ntion system </w:t>
              </w:r>
            </w:ins>
            <w:ins w:id="311" w:author="BATJARGAL Tuguldur" w:date="2017-12-20T08:26:00Z">
              <w:r w:rsidR="0017715E">
                <w:rPr>
                  <w:rFonts w:ascii="Arial" w:hAnsi="Arial" w:cs="Arial"/>
                  <w:color w:val="000000"/>
                  <w:sz w:val="21"/>
                  <w:szCs w:val="21"/>
                </w:rPr>
                <w:t xml:space="preserve">will bring competitive advantage </w:t>
              </w:r>
            </w:ins>
            <w:ins w:id="312" w:author="BATJARGAL Tuguldur" w:date="2017-12-20T08:29:00Z">
              <w:r w:rsidR="00C36DA5">
                <w:rPr>
                  <w:rFonts w:ascii="Arial" w:hAnsi="Arial" w:cs="Arial"/>
                  <w:color w:val="000000"/>
                  <w:sz w:val="21"/>
                  <w:szCs w:val="21"/>
                </w:rPr>
                <w:t>to</w:t>
              </w:r>
            </w:ins>
            <w:ins w:id="313" w:author="BATJARGAL Tuguldur" w:date="2017-12-20T08:26:00Z">
              <w:r w:rsidR="0017715E">
                <w:rPr>
                  <w:rFonts w:ascii="Arial" w:hAnsi="Arial" w:cs="Arial"/>
                  <w:color w:val="000000"/>
                  <w:sz w:val="21"/>
                  <w:szCs w:val="21"/>
                </w:rPr>
                <w:t xml:space="preserve"> both cost leadership and differentiation (e.g. customer service). </w:t>
              </w:r>
            </w:ins>
          </w:p>
          <w:p w14:paraId="594A854D" w14:textId="61B5D410" w:rsidR="00391B03" w:rsidRPr="00B56346" w:rsidRDefault="000251E6" w:rsidP="000251E6">
            <w:pPr>
              <w:pStyle w:val="NormalWeb"/>
              <w:spacing w:before="0" w:beforeAutospacing="0" w:after="240" w:afterAutospacing="0"/>
              <w:jc w:val="both"/>
              <w:rPr>
                <w:ins w:id="314" w:author="BATJARGAL Tuguldur" w:date="2017-12-20T08:32:00Z"/>
                <w:rFonts w:ascii="Arial" w:hAnsi="Arial" w:cs="Arial"/>
                <w:b/>
                <w:color w:val="000000"/>
                <w:sz w:val="21"/>
                <w:szCs w:val="21"/>
              </w:rPr>
            </w:pPr>
            <w:ins w:id="315" w:author="BATJARGAL Tuguldur" w:date="2017-12-20T08:32:00Z">
              <w:r>
                <w:rPr>
                  <w:rFonts w:ascii="Arial" w:hAnsi="Arial" w:cs="Arial"/>
                  <w:b/>
                  <w:color w:val="000000"/>
                  <w:sz w:val="21"/>
                  <w:szCs w:val="21"/>
                </w:rPr>
                <w:t>Personalized</w:t>
              </w:r>
              <w:r w:rsidR="006F6982">
                <w:rPr>
                  <w:rFonts w:ascii="Arial" w:hAnsi="Arial" w:cs="Arial"/>
                  <w:b/>
                  <w:color w:val="000000"/>
                  <w:sz w:val="21"/>
                  <w:szCs w:val="21"/>
                </w:rPr>
                <w:t xml:space="preserve"> S</w:t>
              </w:r>
              <w:r w:rsidRPr="00B56346">
                <w:rPr>
                  <w:rFonts w:ascii="Arial" w:hAnsi="Arial" w:cs="Arial"/>
                  <w:b/>
                  <w:color w:val="000000"/>
                  <w:sz w:val="21"/>
                  <w:szCs w:val="21"/>
                </w:rPr>
                <w:t>ervice</w:t>
              </w:r>
              <w:r>
                <w:rPr>
                  <w:rFonts w:ascii="Arial" w:hAnsi="Arial" w:cs="Arial"/>
                  <w:b/>
                  <w:color w:val="000000"/>
                  <w:sz w:val="21"/>
                  <w:szCs w:val="21"/>
                </w:rPr>
                <w:t xml:space="preserve"> </w:t>
              </w:r>
            </w:ins>
          </w:p>
          <w:p w14:paraId="66BAE28E" w14:textId="574D641E" w:rsidR="00391B03" w:rsidRDefault="00391B03" w:rsidP="000251E6">
            <w:pPr>
              <w:pStyle w:val="NormalWeb"/>
              <w:spacing w:before="0" w:beforeAutospacing="0" w:after="240" w:afterAutospacing="0"/>
              <w:jc w:val="both"/>
              <w:rPr>
                <w:ins w:id="316" w:author="BATJARGAL Tuguldur" w:date="2017-12-20T08:35:00Z"/>
                <w:rFonts w:ascii="Arial" w:hAnsi="Arial" w:cs="Arial"/>
                <w:color w:val="000000"/>
                <w:sz w:val="21"/>
                <w:szCs w:val="21"/>
              </w:rPr>
            </w:pPr>
            <w:ins w:id="317" w:author="BATJARGAL Tuguldur" w:date="2017-12-20T08:35:00Z">
              <w:r>
                <w:rPr>
                  <w:rFonts w:ascii="Arial" w:hAnsi="Arial" w:cs="Arial"/>
                  <w:color w:val="000000"/>
                  <w:sz w:val="21"/>
                  <w:szCs w:val="21"/>
                </w:rPr>
                <w:t xml:space="preserve">In today’s </w:t>
              </w:r>
            </w:ins>
            <w:ins w:id="318" w:author="BATJARGAL Tuguldur" w:date="2017-12-20T08:36:00Z">
              <w:r>
                <w:rPr>
                  <w:rFonts w:ascii="Arial" w:hAnsi="Arial" w:cs="Arial"/>
                  <w:color w:val="000000"/>
                  <w:sz w:val="21"/>
                  <w:szCs w:val="21"/>
                </w:rPr>
                <w:t>world</w:t>
              </w:r>
            </w:ins>
            <w:ins w:id="319" w:author="BATJARGAL Tuguldur" w:date="2017-12-20T08:35:00Z">
              <w:r>
                <w:rPr>
                  <w:rFonts w:ascii="Arial" w:hAnsi="Arial" w:cs="Arial"/>
                  <w:color w:val="000000"/>
                  <w:sz w:val="21"/>
                  <w:szCs w:val="21"/>
                </w:rPr>
                <w:t>, financia</w:t>
              </w:r>
            </w:ins>
            <w:ins w:id="320" w:author="BATJARGAL Tuguldur" w:date="2017-12-20T08:36:00Z">
              <w:r>
                <w:rPr>
                  <w:rFonts w:ascii="Arial" w:hAnsi="Arial" w:cs="Arial"/>
                  <w:color w:val="000000"/>
                  <w:sz w:val="21"/>
                  <w:szCs w:val="21"/>
                </w:rPr>
                <w:t>l service organizations have to provide personalized and high-quality services to their customers. AI technologies, such as machine learning and NLP, can build a high accuracy predictable model</w:t>
              </w:r>
            </w:ins>
            <w:ins w:id="321" w:author="BATJARGAL Tuguldur" w:date="2017-12-20T08:38:00Z">
              <w:r>
                <w:rPr>
                  <w:rFonts w:ascii="Arial" w:hAnsi="Arial" w:cs="Arial"/>
                  <w:color w:val="000000"/>
                  <w:sz w:val="21"/>
                  <w:szCs w:val="21"/>
                </w:rPr>
                <w:t>.</w:t>
              </w:r>
            </w:ins>
            <w:ins w:id="322" w:author="BATJARGAL Tuguldur" w:date="2017-12-20T08:36:00Z">
              <w:r>
                <w:rPr>
                  <w:rFonts w:ascii="Arial" w:hAnsi="Arial" w:cs="Arial"/>
                  <w:color w:val="000000"/>
                  <w:sz w:val="21"/>
                  <w:szCs w:val="21"/>
                </w:rPr>
                <w:t xml:space="preserve"> NLP </w:t>
              </w:r>
            </w:ins>
            <w:ins w:id="323" w:author="BATJARGAL Tuguldur" w:date="2017-12-20T08:38:00Z">
              <w:r>
                <w:rPr>
                  <w:rFonts w:ascii="Arial" w:hAnsi="Arial" w:cs="Arial"/>
                  <w:color w:val="000000"/>
                  <w:sz w:val="21"/>
                  <w:szCs w:val="21"/>
                </w:rPr>
                <w:t xml:space="preserve">tools can </w:t>
              </w:r>
            </w:ins>
            <w:ins w:id="324" w:author="BATJARGAL Tuguldur" w:date="2017-12-20T08:39:00Z">
              <w:r>
                <w:rPr>
                  <w:rFonts w:ascii="Arial" w:hAnsi="Arial" w:cs="Arial"/>
                  <w:color w:val="000000"/>
                  <w:sz w:val="21"/>
                  <w:szCs w:val="21"/>
                </w:rPr>
                <w:t>be</w:t>
              </w:r>
            </w:ins>
            <w:ins w:id="325" w:author="BATJARGAL Tuguldur" w:date="2017-12-20T08:38:00Z">
              <w:r>
                <w:rPr>
                  <w:rFonts w:ascii="Arial" w:hAnsi="Arial" w:cs="Arial"/>
                  <w:color w:val="000000"/>
                  <w:sz w:val="21"/>
                  <w:szCs w:val="21"/>
                </w:rPr>
                <w:t xml:space="preserve"> used to transcribe and analyze customer interactions (e.g. customer call recording).</w:t>
              </w:r>
            </w:ins>
            <w:ins w:id="326" w:author="BATJARGAL Tuguldur" w:date="2017-12-20T08:39:00Z">
              <w:r>
                <w:rPr>
                  <w:rFonts w:ascii="Arial" w:hAnsi="Arial" w:cs="Arial"/>
                  <w:color w:val="000000"/>
                  <w:sz w:val="21"/>
                  <w:szCs w:val="21"/>
                </w:rPr>
                <w:t xml:space="preserve"> Machine learning </w:t>
              </w:r>
            </w:ins>
            <w:ins w:id="327" w:author="BATJARGAL Tuguldur" w:date="2017-12-20T08:40:00Z">
              <w:r>
                <w:rPr>
                  <w:rFonts w:ascii="Arial" w:hAnsi="Arial" w:cs="Arial"/>
                  <w:color w:val="000000"/>
                  <w:sz w:val="21"/>
                  <w:szCs w:val="21"/>
                </w:rPr>
                <w:t>algorithms</w:t>
              </w:r>
            </w:ins>
            <w:ins w:id="328" w:author="BATJARGAL Tuguldur" w:date="2017-12-20T08:39:00Z">
              <w:r>
                <w:rPr>
                  <w:rFonts w:ascii="Arial" w:hAnsi="Arial" w:cs="Arial"/>
                  <w:color w:val="000000"/>
                  <w:sz w:val="21"/>
                  <w:szCs w:val="21"/>
                </w:rPr>
                <w:t xml:space="preserve"> can use this data to build highly accurate customer profiling using techniques like keyword matching. This model can help agent</w:t>
              </w:r>
            </w:ins>
            <w:ins w:id="329" w:author="BATJARGAL Tuguldur" w:date="2017-12-20T09:05:00Z">
              <w:r w:rsidR="006F6982">
                <w:rPr>
                  <w:rFonts w:ascii="Arial" w:hAnsi="Arial" w:cs="Arial"/>
                  <w:color w:val="000000"/>
                  <w:sz w:val="21"/>
                  <w:szCs w:val="21"/>
                </w:rPr>
                <w:t>s</w:t>
              </w:r>
            </w:ins>
            <w:ins w:id="330" w:author="BATJARGAL Tuguldur" w:date="2017-12-20T08:39:00Z">
              <w:r>
                <w:rPr>
                  <w:rFonts w:ascii="Arial" w:hAnsi="Arial" w:cs="Arial"/>
                  <w:color w:val="000000"/>
                  <w:sz w:val="21"/>
                  <w:szCs w:val="21"/>
                </w:rPr>
                <w:t xml:space="preserve"> to offer completely </w:t>
              </w:r>
            </w:ins>
            <w:ins w:id="331" w:author="BATJARGAL Tuguldur" w:date="2017-12-20T08:41:00Z">
              <w:r>
                <w:rPr>
                  <w:rFonts w:ascii="Arial" w:hAnsi="Arial" w:cs="Arial"/>
                  <w:color w:val="000000"/>
                  <w:sz w:val="21"/>
                  <w:szCs w:val="21"/>
                </w:rPr>
                <w:t>personalized</w:t>
              </w:r>
            </w:ins>
            <w:ins w:id="332" w:author="BATJARGAL Tuguldur" w:date="2017-12-20T08:39:00Z">
              <w:r>
                <w:rPr>
                  <w:rFonts w:ascii="Arial" w:hAnsi="Arial" w:cs="Arial"/>
                  <w:color w:val="000000"/>
                  <w:sz w:val="21"/>
                  <w:szCs w:val="21"/>
                </w:rPr>
                <w:t xml:space="preserve"> </w:t>
              </w:r>
            </w:ins>
            <w:ins w:id="333" w:author="BATJARGAL Tuguldur" w:date="2017-12-20T08:41:00Z">
              <w:r>
                <w:rPr>
                  <w:rFonts w:ascii="Arial" w:hAnsi="Arial" w:cs="Arial"/>
                  <w:color w:val="000000"/>
                  <w:sz w:val="21"/>
                  <w:szCs w:val="21"/>
                </w:rPr>
                <w:t>services and products that suit customer</w:t>
              </w:r>
            </w:ins>
            <w:ins w:id="334" w:author="BATJARGAL Tuguldur" w:date="2017-12-20T08:42:00Z">
              <w:r>
                <w:rPr>
                  <w:rFonts w:ascii="Arial" w:hAnsi="Arial" w:cs="Arial"/>
                  <w:color w:val="000000"/>
                  <w:sz w:val="21"/>
                  <w:szCs w:val="21"/>
                </w:rPr>
                <w:t>’s need.</w:t>
              </w:r>
            </w:ins>
            <w:ins w:id="335" w:author="BATJARGAL Tuguldur" w:date="2017-12-20T08:46:00Z">
              <w:r w:rsidR="003F56D0">
                <w:rPr>
                  <w:rFonts w:ascii="Arial" w:hAnsi="Arial" w:cs="Arial"/>
                  <w:color w:val="000000"/>
                  <w:sz w:val="21"/>
                  <w:szCs w:val="21"/>
                </w:rPr>
                <w:t xml:space="preserve"> Personalized services can reduce cost </w:t>
              </w:r>
            </w:ins>
            <w:ins w:id="336" w:author="BATJARGAL Tuguldur" w:date="2017-12-20T08:47:00Z">
              <w:r w:rsidR="003F56D0">
                <w:rPr>
                  <w:rFonts w:ascii="Arial" w:hAnsi="Arial" w:cs="Arial"/>
                  <w:color w:val="000000"/>
                  <w:sz w:val="21"/>
                  <w:szCs w:val="21"/>
                </w:rPr>
                <w:t xml:space="preserve">by </w:t>
              </w:r>
            </w:ins>
            <w:ins w:id="337" w:author="BATJARGAL Tuguldur" w:date="2017-12-20T08:48:00Z">
              <w:r w:rsidR="003F56D0">
                <w:rPr>
                  <w:rFonts w:ascii="Arial" w:hAnsi="Arial" w:cs="Arial"/>
                  <w:color w:val="000000"/>
                  <w:sz w:val="21"/>
                  <w:szCs w:val="21"/>
                </w:rPr>
                <w:t>downsizing</w:t>
              </w:r>
            </w:ins>
            <w:ins w:id="338" w:author="BATJARGAL Tuguldur" w:date="2017-12-20T08:47:00Z">
              <w:r w:rsidR="003F56D0">
                <w:rPr>
                  <w:rFonts w:ascii="Arial" w:hAnsi="Arial" w:cs="Arial"/>
                  <w:color w:val="000000"/>
                  <w:sz w:val="21"/>
                  <w:szCs w:val="21"/>
                </w:rPr>
                <w:t xml:space="preserve"> </w:t>
              </w:r>
            </w:ins>
            <w:ins w:id="339" w:author="BATJARGAL Tuguldur" w:date="2017-12-20T08:46:00Z">
              <w:r w:rsidR="0084561B">
                <w:rPr>
                  <w:rFonts w:ascii="Arial" w:hAnsi="Arial" w:cs="Arial"/>
                  <w:color w:val="000000"/>
                  <w:sz w:val="21"/>
                  <w:szCs w:val="21"/>
                </w:rPr>
                <w:t>marketing budget</w:t>
              </w:r>
            </w:ins>
            <w:ins w:id="340" w:author="BATJARGAL Tuguldur" w:date="2017-12-20T08:48:00Z">
              <w:r w:rsidR="003F56D0">
                <w:rPr>
                  <w:rFonts w:ascii="Arial" w:hAnsi="Arial" w:cs="Arial"/>
                  <w:color w:val="000000"/>
                  <w:sz w:val="21"/>
                  <w:szCs w:val="21"/>
                </w:rPr>
                <w:t xml:space="preserve"> and create revenue from new services and products.</w:t>
              </w:r>
            </w:ins>
            <w:ins w:id="341" w:author="BATJARGAL Tuguldur" w:date="2017-12-20T08:49:00Z">
              <w:r w:rsidR="00852212">
                <w:rPr>
                  <w:rFonts w:ascii="Arial" w:hAnsi="Arial" w:cs="Arial"/>
                  <w:color w:val="000000"/>
                  <w:sz w:val="21"/>
                  <w:szCs w:val="21"/>
                </w:rPr>
                <w:t xml:space="preserve"> </w:t>
              </w:r>
            </w:ins>
            <w:ins w:id="342" w:author="BATJARGAL Tuguldur" w:date="2017-12-20T08:51:00Z">
              <w:r w:rsidR="0084561B">
                <w:rPr>
                  <w:rFonts w:ascii="Arial" w:hAnsi="Arial" w:cs="Arial"/>
                  <w:color w:val="000000"/>
                  <w:sz w:val="21"/>
                  <w:szCs w:val="21"/>
                </w:rPr>
                <w:t xml:space="preserve">Personalization </w:t>
              </w:r>
            </w:ins>
            <w:ins w:id="343" w:author="BATJARGAL Tuguldur" w:date="2017-12-20T08:49:00Z">
              <w:r w:rsidR="00852212">
                <w:rPr>
                  <w:rFonts w:ascii="Arial" w:hAnsi="Arial" w:cs="Arial"/>
                  <w:color w:val="000000"/>
                  <w:sz w:val="21"/>
                  <w:szCs w:val="21"/>
                </w:rPr>
                <w:t>also provides</w:t>
              </w:r>
            </w:ins>
            <w:ins w:id="344" w:author="BATJARGAL Tuguldur" w:date="2017-12-20T08:53:00Z">
              <w:r w:rsidR="0084561B">
                <w:rPr>
                  <w:rFonts w:ascii="Arial" w:hAnsi="Arial" w:cs="Arial"/>
                  <w:color w:val="000000"/>
                  <w:sz w:val="21"/>
                  <w:szCs w:val="21"/>
                </w:rPr>
                <w:t xml:space="preserve"> a</w:t>
              </w:r>
            </w:ins>
            <w:ins w:id="345" w:author="BATJARGAL Tuguldur" w:date="2017-12-20T08:49:00Z">
              <w:r w:rsidR="00852212">
                <w:rPr>
                  <w:rFonts w:ascii="Arial" w:hAnsi="Arial" w:cs="Arial"/>
                  <w:color w:val="000000"/>
                  <w:sz w:val="21"/>
                  <w:szCs w:val="21"/>
                </w:rPr>
                <w:t xml:space="preserve"> </w:t>
              </w:r>
            </w:ins>
            <w:ins w:id="346" w:author="BATJARGAL Tuguldur" w:date="2017-12-20T08:50:00Z">
              <w:r w:rsidR="00852212">
                <w:rPr>
                  <w:rFonts w:ascii="Arial" w:hAnsi="Arial" w:cs="Arial"/>
                  <w:color w:val="000000"/>
                  <w:sz w:val="21"/>
                  <w:szCs w:val="21"/>
                </w:rPr>
                <w:t>noticeable</w:t>
              </w:r>
            </w:ins>
            <w:ins w:id="347" w:author="BATJARGAL Tuguldur" w:date="2017-12-20T08:49:00Z">
              <w:r w:rsidR="00852212">
                <w:rPr>
                  <w:rFonts w:ascii="Arial" w:hAnsi="Arial" w:cs="Arial"/>
                  <w:color w:val="000000"/>
                  <w:sz w:val="21"/>
                  <w:szCs w:val="21"/>
                </w:rPr>
                <w:t xml:space="preserve"> </w:t>
              </w:r>
            </w:ins>
            <w:ins w:id="348" w:author="BATJARGAL Tuguldur" w:date="2017-12-20T08:50:00Z">
              <w:r w:rsidR="00852212">
                <w:rPr>
                  <w:rFonts w:ascii="Arial" w:hAnsi="Arial" w:cs="Arial"/>
                  <w:color w:val="000000"/>
                  <w:sz w:val="21"/>
                  <w:szCs w:val="21"/>
                </w:rPr>
                <w:t>improvement in customer experience and service</w:t>
              </w:r>
            </w:ins>
            <w:ins w:id="349" w:author="BATJARGAL Tuguldur" w:date="2017-12-20T08:53:00Z">
              <w:r w:rsidR="0084561B">
                <w:rPr>
                  <w:rFonts w:ascii="Arial" w:hAnsi="Arial" w:cs="Arial"/>
                  <w:color w:val="000000"/>
                  <w:sz w:val="21"/>
                  <w:szCs w:val="21"/>
                </w:rPr>
                <w:t>s</w:t>
              </w:r>
            </w:ins>
            <w:ins w:id="350" w:author="BATJARGAL Tuguldur" w:date="2017-12-20T08:50:00Z">
              <w:r w:rsidR="00852212">
                <w:rPr>
                  <w:rFonts w:ascii="Arial" w:hAnsi="Arial" w:cs="Arial"/>
                  <w:color w:val="000000"/>
                  <w:sz w:val="21"/>
                  <w:szCs w:val="21"/>
                </w:rPr>
                <w:t>.</w:t>
              </w:r>
            </w:ins>
          </w:p>
          <w:p w14:paraId="7AC8C56C" w14:textId="2002697B" w:rsidR="006F6982" w:rsidRDefault="0084561B" w:rsidP="0084561B">
            <w:pPr>
              <w:pStyle w:val="NormalWeb"/>
              <w:spacing w:before="0" w:beforeAutospacing="0" w:after="240" w:afterAutospacing="0"/>
              <w:jc w:val="both"/>
              <w:rPr>
                <w:ins w:id="351" w:author="BATJARGAL Tuguldur" w:date="2017-12-20T08:57:00Z"/>
                <w:rFonts w:ascii="Arial" w:hAnsi="Arial" w:cs="Arial"/>
                <w:b/>
                <w:color w:val="000000"/>
                <w:sz w:val="21"/>
                <w:szCs w:val="21"/>
              </w:rPr>
            </w:pPr>
            <w:ins w:id="352" w:author="BATJARGAL Tuguldur" w:date="2017-12-20T08:57:00Z">
              <w:r w:rsidRPr="007D5BE8">
                <w:rPr>
                  <w:rFonts w:ascii="Arial" w:hAnsi="Arial" w:cs="Arial"/>
                  <w:b/>
                  <w:color w:val="000000"/>
                  <w:sz w:val="21"/>
                  <w:szCs w:val="21"/>
                </w:rPr>
                <w:t>Customer Service</w:t>
              </w:r>
            </w:ins>
          </w:p>
          <w:p w14:paraId="17956968" w14:textId="32161614" w:rsidR="006F6982" w:rsidRDefault="006F6982" w:rsidP="0084561B">
            <w:pPr>
              <w:pStyle w:val="NormalWeb"/>
              <w:spacing w:before="0" w:beforeAutospacing="0" w:after="240" w:afterAutospacing="0"/>
              <w:jc w:val="both"/>
              <w:rPr>
                <w:ins w:id="353" w:author="BATJARGAL Tuguldur" w:date="2017-12-20T09:00:00Z"/>
                <w:rFonts w:ascii="Arial" w:hAnsi="Arial" w:cs="Arial"/>
                <w:color w:val="000000"/>
                <w:sz w:val="21"/>
                <w:szCs w:val="21"/>
              </w:rPr>
            </w:pPr>
            <w:ins w:id="354" w:author="BATJARGAL Tuguldur" w:date="2017-12-20T09:00:00Z">
              <w:r>
                <w:rPr>
                  <w:rFonts w:ascii="Arial" w:hAnsi="Arial" w:cs="Arial"/>
                  <w:color w:val="000000"/>
                  <w:sz w:val="21"/>
                  <w:szCs w:val="21"/>
                </w:rPr>
                <w:t xml:space="preserve">Customer service is becoming </w:t>
              </w:r>
            </w:ins>
            <w:ins w:id="355" w:author="BATJARGAL Tuguldur" w:date="2017-12-20T09:01:00Z">
              <w:r>
                <w:rPr>
                  <w:rFonts w:ascii="Arial" w:hAnsi="Arial" w:cs="Arial"/>
                  <w:color w:val="000000"/>
                  <w:sz w:val="21"/>
                  <w:szCs w:val="21"/>
                </w:rPr>
                <w:t xml:space="preserve">an </w:t>
              </w:r>
            </w:ins>
            <w:ins w:id="356" w:author="BATJARGAL Tuguldur" w:date="2017-12-20T09:00:00Z">
              <w:r>
                <w:rPr>
                  <w:rFonts w:ascii="Arial" w:hAnsi="Arial" w:cs="Arial"/>
                  <w:color w:val="000000"/>
                  <w:sz w:val="21"/>
                  <w:szCs w:val="21"/>
                </w:rPr>
                <w:t xml:space="preserve">important part of </w:t>
              </w:r>
            </w:ins>
            <w:ins w:id="357" w:author="BATJARGAL Tuguldur" w:date="2017-12-20T09:01:00Z">
              <w:r>
                <w:rPr>
                  <w:rFonts w:ascii="Arial" w:hAnsi="Arial" w:cs="Arial"/>
                  <w:color w:val="000000"/>
                  <w:sz w:val="21"/>
                  <w:szCs w:val="21"/>
                </w:rPr>
                <w:t>organizational</w:t>
              </w:r>
            </w:ins>
            <w:ins w:id="358" w:author="BATJARGAL Tuguldur" w:date="2017-12-20T09:00:00Z">
              <w:r>
                <w:rPr>
                  <w:rFonts w:ascii="Arial" w:hAnsi="Arial" w:cs="Arial"/>
                  <w:color w:val="000000"/>
                  <w:sz w:val="21"/>
                  <w:szCs w:val="21"/>
                </w:rPr>
                <w:t xml:space="preserve"> </w:t>
              </w:r>
            </w:ins>
            <w:ins w:id="359" w:author="BATJARGAL Tuguldur" w:date="2017-12-20T09:01:00Z">
              <w:r>
                <w:rPr>
                  <w:rFonts w:ascii="Arial" w:hAnsi="Arial" w:cs="Arial"/>
                  <w:color w:val="000000"/>
                  <w:sz w:val="21"/>
                  <w:szCs w:val="21"/>
                </w:rPr>
                <w:t xml:space="preserve">strategy. </w:t>
              </w:r>
            </w:ins>
            <w:ins w:id="360" w:author="BATJARGAL Tuguldur" w:date="2017-12-20T09:02:00Z">
              <w:r>
                <w:rPr>
                  <w:rFonts w:ascii="Arial" w:hAnsi="Arial" w:cs="Arial"/>
                  <w:color w:val="000000"/>
                  <w:sz w:val="21"/>
                  <w:szCs w:val="21"/>
                </w:rPr>
                <w:t>Successful</w:t>
              </w:r>
            </w:ins>
            <w:ins w:id="361" w:author="BATJARGAL Tuguldur" w:date="2017-12-20T09:01:00Z">
              <w:r>
                <w:rPr>
                  <w:rFonts w:ascii="Arial" w:hAnsi="Arial" w:cs="Arial"/>
                  <w:color w:val="000000"/>
                  <w:sz w:val="21"/>
                  <w:szCs w:val="21"/>
                </w:rPr>
                <w:t xml:space="preserve"> companies </w:t>
              </w:r>
            </w:ins>
            <w:ins w:id="362" w:author="BATJARGAL Tuguldur" w:date="2017-12-20T09:03:00Z">
              <w:r>
                <w:rPr>
                  <w:rFonts w:ascii="Arial" w:hAnsi="Arial" w:cs="Arial"/>
                  <w:color w:val="000000"/>
                  <w:sz w:val="21"/>
                  <w:szCs w:val="21"/>
                </w:rPr>
                <w:t xml:space="preserve">are spending </w:t>
              </w:r>
            </w:ins>
            <w:ins w:id="363" w:author="BATJARGAL Tuguldur" w:date="2017-12-20T09:05:00Z">
              <w:r>
                <w:rPr>
                  <w:rFonts w:ascii="Arial" w:hAnsi="Arial" w:cs="Arial"/>
                  <w:color w:val="000000"/>
                  <w:sz w:val="21"/>
                  <w:szCs w:val="21"/>
                </w:rPr>
                <w:t>a lot of money</w:t>
              </w:r>
            </w:ins>
            <w:ins w:id="364" w:author="BATJARGAL Tuguldur" w:date="2017-12-20T09:03:00Z">
              <w:r>
                <w:rPr>
                  <w:rFonts w:ascii="Arial" w:hAnsi="Arial" w:cs="Arial"/>
                  <w:color w:val="000000"/>
                  <w:sz w:val="21"/>
                  <w:szCs w:val="21"/>
                </w:rPr>
                <w:t xml:space="preserve"> </w:t>
              </w:r>
            </w:ins>
            <w:ins w:id="365" w:author="BATJARGAL Tuguldur" w:date="2017-12-20T09:04:00Z">
              <w:r>
                <w:rPr>
                  <w:rFonts w:ascii="Arial" w:hAnsi="Arial" w:cs="Arial"/>
                  <w:color w:val="000000"/>
                  <w:sz w:val="21"/>
                  <w:szCs w:val="21"/>
                </w:rPr>
                <w:t xml:space="preserve">on </w:t>
              </w:r>
            </w:ins>
            <w:ins w:id="366" w:author="BATJARGAL Tuguldur" w:date="2017-12-20T09:03:00Z">
              <w:r>
                <w:rPr>
                  <w:rFonts w:ascii="Arial" w:hAnsi="Arial" w:cs="Arial"/>
                  <w:color w:val="000000"/>
                  <w:sz w:val="21"/>
                  <w:szCs w:val="21"/>
                </w:rPr>
                <w:t>customer</w:t>
              </w:r>
            </w:ins>
            <w:ins w:id="367" w:author="BATJARGAL Tuguldur" w:date="2017-12-20T09:04:00Z">
              <w:r>
                <w:rPr>
                  <w:rFonts w:ascii="Arial" w:hAnsi="Arial" w:cs="Arial"/>
                  <w:color w:val="000000"/>
                  <w:sz w:val="21"/>
                  <w:szCs w:val="21"/>
                </w:rPr>
                <w:t xml:space="preserve"> services to keep </w:t>
              </w:r>
            </w:ins>
            <w:ins w:id="368" w:author="BATJARGAL Tuguldur" w:date="2017-12-20T09:17:00Z">
              <w:r w:rsidR="00353364">
                <w:rPr>
                  <w:rFonts w:ascii="Arial" w:hAnsi="Arial" w:cs="Arial"/>
                  <w:color w:val="000000"/>
                  <w:sz w:val="21"/>
                  <w:szCs w:val="21"/>
                </w:rPr>
                <w:t xml:space="preserve">a </w:t>
              </w:r>
            </w:ins>
            <w:ins w:id="369" w:author="BATJARGAL Tuguldur" w:date="2017-12-20T09:04:00Z">
              <w:r>
                <w:rPr>
                  <w:rFonts w:ascii="Arial" w:hAnsi="Arial" w:cs="Arial"/>
                  <w:color w:val="000000"/>
                  <w:sz w:val="21"/>
                  <w:szCs w:val="21"/>
                </w:rPr>
                <w:t>customer loyal to their services and products.</w:t>
              </w:r>
            </w:ins>
            <w:ins w:id="370" w:author="BATJARGAL Tuguldur" w:date="2017-12-20T09:05:00Z">
              <w:r>
                <w:rPr>
                  <w:rFonts w:ascii="Arial" w:hAnsi="Arial" w:cs="Arial"/>
                  <w:color w:val="000000"/>
                  <w:sz w:val="21"/>
                  <w:szCs w:val="21"/>
                </w:rPr>
                <w:t xml:space="preserve"> </w:t>
              </w:r>
            </w:ins>
            <w:ins w:id="371" w:author="BATJARGAL Tuguldur" w:date="2017-12-20T09:07:00Z">
              <w:r>
                <w:rPr>
                  <w:rFonts w:ascii="Arial" w:hAnsi="Arial" w:cs="Arial"/>
                  <w:color w:val="000000"/>
                  <w:sz w:val="21"/>
                  <w:szCs w:val="21"/>
                </w:rPr>
                <w:t>Customer service might become fully automated using AI chat-bots or agents in the future.</w:t>
              </w:r>
            </w:ins>
            <w:ins w:id="372" w:author="BATJARGAL Tuguldur" w:date="2017-12-20T09:11:00Z">
              <w:r w:rsidR="00353364">
                <w:rPr>
                  <w:rFonts w:ascii="Arial" w:hAnsi="Arial" w:cs="Arial"/>
                  <w:color w:val="000000"/>
                  <w:sz w:val="21"/>
                  <w:szCs w:val="21"/>
                </w:rPr>
                <w:t xml:space="preserve"> However,</w:t>
              </w:r>
            </w:ins>
            <w:ins w:id="373" w:author="BATJARGAL Tuguldur" w:date="2017-12-20T09:05:00Z">
              <w:r>
                <w:rPr>
                  <w:rFonts w:ascii="Arial" w:hAnsi="Arial" w:cs="Arial"/>
                  <w:color w:val="000000"/>
                  <w:sz w:val="21"/>
                  <w:szCs w:val="21"/>
                </w:rPr>
                <w:t xml:space="preserve"> </w:t>
              </w:r>
            </w:ins>
            <w:ins w:id="374" w:author="BATJARGAL Tuguldur" w:date="2017-12-20T09:07:00Z">
              <w:r w:rsidR="00353364">
                <w:rPr>
                  <w:rFonts w:ascii="Arial" w:hAnsi="Arial" w:cs="Arial"/>
                  <w:color w:val="000000"/>
                  <w:sz w:val="21"/>
                  <w:szCs w:val="21"/>
                </w:rPr>
                <w:t>i</w:t>
              </w:r>
              <w:r>
                <w:rPr>
                  <w:rFonts w:ascii="Arial" w:hAnsi="Arial" w:cs="Arial"/>
                  <w:color w:val="000000"/>
                  <w:sz w:val="21"/>
                  <w:szCs w:val="21"/>
                </w:rPr>
                <w:t xml:space="preserve">n near term, NLP can be used to </w:t>
              </w:r>
            </w:ins>
            <w:ins w:id="375" w:author="BATJARGAL Tuguldur" w:date="2017-12-20T09:09:00Z">
              <w:r w:rsidR="00353364">
                <w:rPr>
                  <w:rFonts w:ascii="Arial" w:hAnsi="Arial" w:cs="Arial"/>
                  <w:color w:val="000000"/>
                  <w:sz w:val="21"/>
                  <w:szCs w:val="21"/>
                </w:rPr>
                <w:t>understand</w:t>
              </w:r>
            </w:ins>
            <w:ins w:id="376" w:author="BATJARGAL Tuguldur" w:date="2017-12-20T09:08:00Z">
              <w:r w:rsidR="00353364">
                <w:rPr>
                  <w:rFonts w:ascii="Arial" w:hAnsi="Arial" w:cs="Arial"/>
                  <w:color w:val="000000"/>
                  <w:sz w:val="21"/>
                  <w:szCs w:val="21"/>
                </w:rPr>
                <w:t xml:space="preserve"> </w:t>
              </w:r>
            </w:ins>
            <w:ins w:id="377" w:author="BATJARGAL Tuguldur" w:date="2017-12-20T09:10:00Z">
              <w:r w:rsidR="00353364">
                <w:rPr>
                  <w:rFonts w:ascii="Arial" w:hAnsi="Arial" w:cs="Arial"/>
                  <w:color w:val="000000"/>
                  <w:sz w:val="21"/>
                  <w:szCs w:val="21"/>
                </w:rPr>
                <w:t xml:space="preserve">and analyze </w:t>
              </w:r>
            </w:ins>
            <w:ins w:id="378" w:author="BATJARGAL Tuguldur" w:date="2017-12-20T09:08:00Z">
              <w:r>
                <w:rPr>
                  <w:rFonts w:ascii="Arial" w:hAnsi="Arial" w:cs="Arial"/>
                  <w:color w:val="000000"/>
                  <w:sz w:val="21"/>
                  <w:szCs w:val="21"/>
                </w:rPr>
                <w:t xml:space="preserve">customer </w:t>
              </w:r>
              <w:r w:rsidR="00353364">
                <w:rPr>
                  <w:rFonts w:ascii="Arial" w:hAnsi="Arial" w:cs="Arial"/>
                  <w:color w:val="000000"/>
                  <w:sz w:val="21"/>
                  <w:szCs w:val="21"/>
                </w:rPr>
                <w:t xml:space="preserve">dissatisfaction using tools such as Cogito and </w:t>
              </w:r>
            </w:ins>
            <w:ins w:id="379" w:author="BATJARGAL Tuguldur" w:date="2017-12-20T09:16:00Z">
              <w:r w:rsidR="00353364">
                <w:rPr>
                  <w:rFonts w:ascii="Arial" w:hAnsi="Arial" w:cs="Arial"/>
                  <w:color w:val="000000"/>
                  <w:sz w:val="21"/>
                  <w:szCs w:val="21"/>
                </w:rPr>
                <w:t>IBM</w:t>
              </w:r>
            </w:ins>
            <w:ins w:id="380" w:author="BATJARGAL Tuguldur" w:date="2017-12-20T09:09:00Z">
              <w:r w:rsidR="00353364">
                <w:rPr>
                  <w:rFonts w:ascii="Arial" w:hAnsi="Arial" w:cs="Arial"/>
                  <w:color w:val="000000"/>
                  <w:sz w:val="21"/>
                  <w:szCs w:val="21"/>
                </w:rPr>
                <w:t xml:space="preserve"> Watson’s tone analyzer. </w:t>
              </w:r>
            </w:ins>
            <w:ins w:id="381" w:author="BATJARGAL Tuguldur" w:date="2017-12-20T09:11:00Z">
              <w:r w:rsidR="00353364">
                <w:rPr>
                  <w:rFonts w:ascii="Arial" w:hAnsi="Arial" w:cs="Arial"/>
                  <w:color w:val="000000"/>
                  <w:sz w:val="21"/>
                  <w:szCs w:val="21"/>
                </w:rPr>
                <w:t xml:space="preserve">Those tools will pick up lots of useful tips </w:t>
              </w:r>
            </w:ins>
            <w:ins w:id="382" w:author="BATJARGAL Tuguldur" w:date="2017-12-20T09:10:00Z">
              <w:r w:rsidR="00353364">
                <w:rPr>
                  <w:rFonts w:ascii="Arial" w:hAnsi="Arial" w:cs="Arial"/>
                  <w:color w:val="000000"/>
                  <w:sz w:val="21"/>
                  <w:szCs w:val="21"/>
                </w:rPr>
                <w:t>that point toward the cause of customer dissatisfaction.</w:t>
              </w:r>
            </w:ins>
            <w:ins w:id="383" w:author="BATJARGAL Tuguldur" w:date="2017-12-20T09:12:00Z">
              <w:r w:rsidR="00353364">
                <w:rPr>
                  <w:rFonts w:ascii="Arial" w:hAnsi="Arial" w:cs="Arial"/>
                  <w:color w:val="000000"/>
                  <w:sz w:val="21"/>
                  <w:szCs w:val="21"/>
                </w:rPr>
                <w:t xml:space="preserve"> When the cause of dissatisfaction found, machine learning </w:t>
              </w:r>
            </w:ins>
            <w:ins w:id="384" w:author="BATJARGAL Tuguldur" w:date="2017-12-20T09:13:00Z">
              <w:r w:rsidR="00353364">
                <w:rPr>
                  <w:rFonts w:ascii="Arial" w:hAnsi="Arial" w:cs="Arial"/>
                  <w:color w:val="000000"/>
                  <w:sz w:val="21"/>
                  <w:szCs w:val="21"/>
                </w:rPr>
                <w:t xml:space="preserve">algorithms can </w:t>
              </w:r>
            </w:ins>
            <w:ins w:id="385" w:author="BATJARGAL Tuguldur" w:date="2017-12-20T09:18:00Z">
              <w:r w:rsidR="00B555A2">
                <w:rPr>
                  <w:rFonts w:ascii="Arial" w:hAnsi="Arial" w:cs="Arial"/>
                  <w:color w:val="000000"/>
                  <w:sz w:val="21"/>
                  <w:szCs w:val="21"/>
                </w:rPr>
                <w:t>examine</w:t>
              </w:r>
            </w:ins>
            <w:ins w:id="386" w:author="BATJARGAL Tuguldur" w:date="2017-12-20T09:13:00Z">
              <w:r w:rsidR="00353364">
                <w:rPr>
                  <w:rFonts w:ascii="Arial" w:hAnsi="Arial" w:cs="Arial"/>
                  <w:color w:val="000000"/>
                  <w:sz w:val="21"/>
                  <w:szCs w:val="21"/>
                </w:rPr>
                <w:t xml:space="preserve"> an </w:t>
              </w:r>
            </w:ins>
            <w:ins w:id="387" w:author="BATJARGAL Tuguldur" w:date="2017-12-20T09:14:00Z">
              <w:r w:rsidR="00353364">
                <w:rPr>
                  <w:rFonts w:ascii="Arial" w:hAnsi="Arial" w:cs="Arial"/>
                  <w:color w:val="000000"/>
                  <w:sz w:val="21"/>
                  <w:szCs w:val="21"/>
                </w:rPr>
                <w:t>appropriate</w:t>
              </w:r>
            </w:ins>
            <w:ins w:id="388" w:author="BATJARGAL Tuguldur" w:date="2017-12-20T09:13:00Z">
              <w:r w:rsidR="00353364">
                <w:rPr>
                  <w:rFonts w:ascii="Arial" w:hAnsi="Arial" w:cs="Arial"/>
                  <w:color w:val="000000"/>
                  <w:sz w:val="21"/>
                  <w:szCs w:val="21"/>
                </w:rPr>
                <w:t xml:space="preserve"> </w:t>
              </w:r>
            </w:ins>
            <w:ins w:id="389" w:author="BATJARGAL Tuguldur" w:date="2017-12-20T09:14:00Z">
              <w:r w:rsidR="00353364">
                <w:rPr>
                  <w:rFonts w:ascii="Arial" w:hAnsi="Arial" w:cs="Arial"/>
                  <w:color w:val="000000"/>
                  <w:sz w:val="21"/>
                  <w:szCs w:val="21"/>
                </w:rPr>
                <w:t xml:space="preserve">response to it. By utilizing NLP and machine learning tools, customer service agents will have more </w:t>
              </w:r>
            </w:ins>
            <w:ins w:id="390" w:author="BATJARGAL Tuguldur" w:date="2017-12-20T09:15:00Z">
              <w:r w:rsidR="00353364">
                <w:rPr>
                  <w:rFonts w:ascii="Arial" w:hAnsi="Arial" w:cs="Arial"/>
                  <w:color w:val="000000"/>
                  <w:sz w:val="21"/>
                  <w:szCs w:val="21"/>
                </w:rPr>
                <w:t>resource</w:t>
              </w:r>
            </w:ins>
            <w:ins w:id="391" w:author="BATJARGAL Tuguldur" w:date="2017-12-20T09:14:00Z">
              <w:r w:rsidR="00353364">
                <w:rPr>
                  <w:rFonts w:ascii="Arial" w:hAnsi="Arial" w:cs="Arial"/>
                  <w:color w:val="000000"/>
                  <w:sz w:val="21"/>
                  <w:szCs w:val="21"/>
                </w:rPr>
                <w:t xml:space="preserve"> to improve customer experience and services.</w:t>
              </w:r>
            </w:ins>
            <w:ins w:id="392" w:author="BATJARGAL Tuguldur" w:date="2017-12-20T09:12:00Z">
              <w:r w:rsidR="00353364">
                <w:rPr>
                  <w:rFonts w:ascii="Arial" w:hAnsi="Arial" w:cs="Arial"/>
                  <w:color w:val="000000"/>
                  <w:sz w:val="21"/>
                  <w:szCs w:val="21"/>
                </w:rPr>
                <w:t xml:space="preserve"> </w:t>
              </w:r>
            </w:ins>
            <w:ins w:id="393" w:author="BATJARGAL Tuguldur" w:date="2017-12-20T09:20:00Z">
              <w:r w:rsidR="00A90E6F">
                <w:rPr>
                  <w:rFonts w:ascii="Arial" w:hAnsi="Arial" w:cs="Arial"/>
                  <w:color w:val="000000"/>
                  <w:sz w:val="21"/>
                  <w:szCs w:val="21"/>
                </w:rPr>
                <w:t xml:space="preserve">By having appropriate methods to deal with customer unhappiness will help </w:t>
              </w:r>
            </w:ins>
            <w:ins w:id="394" w:author="BATJARGAL Tuguldur" w:date="2017-12-20T09:21:00Z">
              <w:r w:rsidR="00A90E6F">
                <w:rPr>
                  <w:rFonts w:ascii="Arial" w:hAnsi="Arial" w:cs="Arial"/>
                  <w:color w:val="000000"/>
                  <w:sz w:val="21"/>
                  <w:szCs w:val="21"/>
                </w:rPr>
                <w:t>organization</w:t>
              </w:r>
            </w:ins>
            <w:ins w:id="395" w:author="BATJARGAL Tuguldur" w:date="2017-12-20T09:20:00Z">
              <w:r w:rsidR="00A90E6F">
                <w:rPr>
                  <w:rFonts w:ascii="Arial" w:hAnsi="Arial" w:cs="Arial"/>
                  <w:color w:val="000000"/>
                  <w:sz w:val="21"/>
                  <w:szCs w:val="21"/>
                </w:rPr>
                <w:t xml:space="preserve"> strategy to </w:t>
              </w:r>
            </w:ins>
            <w:ins w:id="396" w:author="BATJARGAL Tuguldur" w:date="2017-12-20T09:21:00Z">
              <w:r w:rsidR="00A90E6F">
                <w:rPr>
                  <w:rFonts w:ascii="Arial" w:hAnsi="Arial" w:cs="Arial"/>
                  <w:color w:val="000000"/>
                  <w:sz w:val="21"/>
                  <w:szCs w:val="21"/>
                </w:rPr>
                <w:t>automate some or all of customer service in the future.</w:t>
              </w:r>
            </w:ins>
            <w:ins w:id="397" w:author="BATJARGAL Tuguldur" w:date="2017-12-20T09:22:00Z">
              <w:r w:rsidR="0052136B">
                <w:rPr>
                  <w:rFonts w:ascii="Arial" w:hAnsi="Arial" w:cs="Arial"/>
                  <w:color w:val="000000"/>
                  <w:sz w:val="21"/>
                  <w:szCs w:val="21"/>
                </w:rPr>
                <w:t xml:space="preserve"> AI-</w:t>
              </w:r>
              <w:r w:rsidR="00A90E6F">
                <w:rPr>
                  <w:rFonts w:ascii="Arial" w:hAnsi="Arial" w:cs="Arial"/>
                  <w:color w:val="000000"/>
                  <w:sz w:val="21"/>
                  <w:szCs w:val="21"/>
                </w:rPr>
                <w:t xml:space="preserve">assisted customer service can reduce operational cost </w:t>
              </w:r>
            </w:ins>
            <w:ins w:id="398" w:author="BATJARGAL Tuguldur" w:date="2017-12-20T09:23:00Z">
              <w:r w:rsidR="00A90E6F">
                <w:rPr>
                  <w:rFonts w:ascii="Arial" w:hAnsi="Arial" w:cs="Arial"/>
                  <w:color w:val="000000"/>
                  <w:sz w:val="21"/>
                  <w:szCs w:val="21"/>
                </w:rPr>
                <w:t>significantly</w:t>
              </w:r>
            </w:ins>
            <w:ins w:id="399" w:author="BATJARGAL Tuguldur" w:date="2017-12-20T09:22:00Z">
              <w:r w:rsidR="00A90E6F">
                <w:rPr>
                  <w:rFonts w:ascii="Arial" w:hAnsi="Arial" w:cs="Arial"/>
                  <w:color w:val="000000"/>
                  <w:sz w:val="21"/>
                  <w:szCs w:val="21"/>
                </w:rPr>
                <w:t xml:space="preserve"> </w:t>
              </w:r>
            </w:ins>
            <w:ins w:id="400" w:author="BATJARGAL Tuguldur" w:date="2017-12-20T09:23:00Z">
              <w:r w:rsidR="00A90E6F">
                <w:rPr>
                  <w:rFonts w:ascii="Arial" w:hAnsi="Arial" w:cs="Arial"/>
                  <w:color w:val="000000"/>
                  <w:sz w:val="21"/>
                  <w:szCs w:val="21"/>
                </w:rPr>
                <w:t xml:space="preserve">by reducing </w:t>
              </w:r>
            </w:ins>
            <w:ins w:id="401" w:author="BATJARGAL Tuguldur" w:date="2017-12-20T10:06:00Z">
              <w:r w:rsidR="0052136B">
                <w:rPr>
                  <w:rFonts w:ascii="Arial" w:hAnsi="Arial" w:cs="Arial"/>
                  <w:color w:val="000000"/>
                  <w:sz w:val="21"/>
                  <w:szCs w:val="21"/>
                </w:rPr>
                <w:t xml:space="preserve">the </w:t>
              </w:r>
            </w:ins>
            <w:ins w:id="402" w:author="BATJARGAL Tuguldur" w:date="2017-12-20T09:23:00Z">
              <w:r w:rsidR="00A90E6F">
                <w:rPr>
                  <w:rFonts w:ascii="Arial" w:hAnsi="Arial" w:cs="Arial"/>
                  <w:color w:val="000000"/>
                  <w:sz w:val="21"/>
                  <w:szCs w:val="21"/>
                </w:rPr>
                <w:t>load on customer service agents.</w:t>
              </w:r>
            </w:ins>
          </w:p>
          <w:p w14:paraId="3252517C" w14:textId="23DEBC1C" w:rsidR="001118C6" w:rsidRPr="001118C6" w:rsidRDefault="004323CC" w:rsidP="001118C6">
            <w:pPr>
              <w:pStyle w:val="NormalWeb"/>
              <w:spacing w:before="0" w:beforeAutospacing="0" w:after="240" w:afterAutospacing="0"/>
              <w:jc w:val="both"/>
              <w:rPr>
                <w:ins w:id="403" w:author="BATJARGAL Tuguldur" w:date="2017-12-20T10:27:00Z"/>
                <w:rFonts w:ascii="Arial" w:hAnsi="Arial" w:cs="Arial"/>
                <w:b/>
                <w:color w:val="000000"/>
                <w:sz w:val="21"/>
                <w:szCs w:val="21"/>
              </w:rPr>
            </w:pPr>
            <w:ins w:id="404" w:author="BATJARGAL Tuguldur" w:date="2017-12-20T10:26:00Z">
              <w:r>
                <w:rPr>
                  <w:rFonts w:ascii="Arial" w:hAnsi="Arial" w:cs="Arial"/>
                  <w:b/>
                  <w:color w:val="000000"/>
                  <w:sz w:val="21"/>
                  <w:szCs w:val="21"/>
                </w:rPr>
                <w:t xml:space="preserve">Leadership and </w:t>
              </w:r>
            </w:ins>
            <w:ins w:id="405" w:author="BATJARGAL Tuguldur" w:date="2017-12-20T10:11:00Z">
              <w:r>
                <w:rPr>
                  <w:rFonts w:ascii="Arial" w:hAnsi="Arial" w:cs="Arial"/>
                  <w:b/>
                  <w:color w:val="000000"/>
                  <w:sz w:val="21"/>
                  <w:szCs w:val="21"/>
                </w:rPr>
                <w:t>t</w:t>
              </w:r>
              <w:r w:rsidR="00AE388B" w:rsidRPr="00AE388B">
                <w:rPr>
                  <w:rFonts w:ascii="Arial" w:hAnsi="Arial" w:cs="Arial"/>
                  <w:b/>
                  <w:color w:val="000000"/>
                  <w:sz w:val="21"/>
                  <w:szCs w:val="21"/>
                </w:rPr>
                <w:t>echnical requirements</w:t>
              </w:r>
            </w:ins>
          </w:p>
          <w:p w14:paraId="39269621" w14:textId="7A279C2C" w:rsidR="001118C6" w:rsidRDefault="001118C6" w:rsidP="001118C6">
            <w:pPr>
              <w:spacing w:after="240"/>
              <w:rPr>
                <w:ins w:id="406" w:author="BATJARGAL Tuguldur" w:date="2017-12-20T10:28:00Z"/>
              </w:rPr>
            </w:pPr>
            <w:ins w:id="407" w:author="BATJARGAL Tuguldur" w:date="2017-12-20T10:28:00Z">
              <w:r>
                <w:t xml:space="preserve">AI initiatives should be embedded in the organization’s strategy. </w:t>
              </w:r>
            </w:ins>
            <w:ins w:id="408" w:author="BATJARGAL Tuguldur" w:date="2017-12-20T10:29:00Z">
              <w:r>
                <w:t>It</w:t>
              </w:r>
            </w:ins>
            <w:ins w:id="409" w:author="BATJARGAL Tuguldur" w:date="2017-12-20T10:28:00Z">
              <w:r>
                <w:t xml:space="preserve"> requires C-level executives to see it as an important tool to create and implement a</w:t>
              </w:r>
            </w:ins>
            <w:ins w:id="410" w:author="BATJARGAL Tuguldur" w:date="2017-12-20T10:36:00Z">
              <w:r>
                <w:t>n</w:t>
              </w:r>
            </w:ins>
            <w:ins w:id="411" w:author="BATJARGAL Tuguldur" w:date="2017-12-20T10:28:00Z">
              <w:r>
                <w:t xml:space="preserve"> </w:t>
              </w:r>
            </w:ins>
            <w:ins w:id="412" w:author="BATJARGAL Tuguldur" w:date="2017-12-20T10:30:00Z">
              <w:r>
                <w:t xml:space="preserve">AI </w:t>
              </w:r>
            </w:ins>
            <w:ins w:id="413" w:author="BATJARGAL Tuguldur" w:date="2017-12-20T10:28:00Z">
              <w:r>
                <w:t>strategic vision</w:t>
              </w:r>
            </w:ins>
            <w:ins w:id="414" w:author="BATJARGAL Tuguldur" w:date="2017-12-20T10:30:00Z">
              <w:r>
                <w:t xml:space="preserve"> of the group</w:t>
              </w:r>
            </w:ins>
            <w:ins w:id="415" w:author="BATJARGAL Tuguldur" w:date="2017-12-20T10:28:00Z">
              <w:r>
                <w:t xml:space="preserve">. Otherwise, </w:t>
              </w:r>
            </w:ins>
            <w:ins w:id="416" w:author="BATJARGAL Tuguldur" w:date="2017-12-20T10:30:00Z">
              <w:r>
                <w:t xml:space="preserve">AI initiatives </w:t>
              </w:r>
            </w:ins>
            <w:ins w:id="417" w:author="BATJARGAL Tuguldur" w:date="2017-12-20T10:28:00Z">
              <w:r>
                <w:t xml:space="preserve">might not able to realize its full potential. </w:t>
              </w:r>
            </w:ins>
          </w:p>
          <w:p w14:paraId="22EEAB19" w14:textId="2A85A3D0" w:rsidR="001118C6" w:rsidRPr="001118C6" w:rsidRDefault="001118C6" w:rsidP="001118C6">
            <w:pPr>
              <w:spacing w:after="240"/>
              <w:rPr>
                <w:ins w:id="418" w:author="BATJARGAL Tuguldur" w:date="2017-12-20T10:28:00Z"/>
              </w:rPr>
            </w:pPr>
            <w:ins w:id="419" w:author="BATJARGAL Tuguldur" w:date="2017-12-20T10:30:00Z">
              <w:r>
                <w:t>After creating a strategic vision, those projects (e.g. fraud prevention) requires SMEs (subject matter experts) and project managers. SMEs should be responsible for defining the problem and the desired outcome of the strategy. Project managers should be responsible for managing and resourcing actionable insights.</w:t>
              </w:r>
            </w:ins>
          </w:p>
          <w:p w14:paraId="05C33280" w14:textId="0127B2AD" w:rsidR="00AE388B" w:rsidRDefault="00AE388B" w:rsidP="001118C6">
            <w:pPr>
              <w:pStyle w:val="NormalWeb"/>
              <w:spacing w:before="0" w:beforeAutospacing="0" w:after="240" w:afterAutospacing="0"/>
              <w:jc w:val="both"/>
              <w:rPr>
                <w:ins w:id="420" w:author="BATJARGAL Tuguldur" w:date="2017-12-20T10:32:00Z"/>
                <w:rFonts w:ascii="Arial" w:hAnsi="Arial" w:cs="Arial"/>
                <w:color w:val="000000"/>
                <w:sz w:val="21"/>
                <w:szCs w:val="21"/>
              </w:rPr>
            </w:pPr>
            <w:ins w:id="421" w:author="BATJARGAL Tuguldur" w:date="2017-12-20T10:13:00Z">
              <w:r>
                <w:rPr>
                  <w:rFonts w:ascii="Arial" w:hAnsi="Arial" w:cs="Arial"/>
                  <w:color w:val="000000"/>
                  <w:sz w:val="21"/>
                  <w:szCs w:val="21"/>
                </w:rPr>
                <w:t>Machine learning</w:t>
              </w:r>
            </w:ins>
            <w:ins w:id="422" w:author="BATJARGAL Tuguldur" w:date="2017-12-20T10:32:00Z">
              <w:r w:rsidR="001118C6">
                <w:rPr>
                  <w:rFonts w:ascii="Arial" w:hAnsi="Arial" w:cs="Arial"/>
                  <w:color w:val="000000"/>
                  <w:sz w:val="21"/>
                  <w:szCs w:val="21"/>
                </w:rPr>
                <w:t xml:space="preserve"> and NLP</w:t>
              </w:r>
            </w:ins>
            <w:ins w:id="423" w:author="BATJARGAL Tuguldur" w:date="2017-12-20T10:13:00Z">
              <w:r>
                <w:rPr>
                  <w:rFonts w:ascii="Arial" w:hAnsi="Arial" w:cs="Arial"/>
                  <w:color w:val="000000"/>
                  <w:sz w:val="21"/>
                  <w:szCs w:val="21"/>
                </w:rPr>
                <w:t xml:space="preserve"> applications (e.g. fraud prevention</w:t>
              </w:r>
            </w:ins>
            <w:ins w:id="424" w:author="BATJARGAL Tuguldur" w:date="2017-12-20T10:14:00Z">
              <w:r>
                <w:rPr>
                  <w:rFonts w:ascii="Arial" w:hAnsi="Arial" w:cs="Arial"/>
                  <w:color w:val="000000"/>
                  <w:sz w:val="21"/>
                  <w:szCs w:val="21"/>
                </w:rPr>
                <w:t>, personalized service</w:t>
              </w:r>
            </w:ins>
            <w:ins w:id="425" w:author="BATJARGAL Tuguldur" w:date="2017-12-20T10:13:00Z">
              <w:r>
                <w:rPr>
                  <w:rFonts w:ascii="Arial" w:hAnsi="Arial" w:cs="Arial"/>
                  <w:color w:val="000000"/>
                  <w:sz w:val="21"/>
                  <w:szCs w:val="21"/>
                </w:rPr>
                <w:t xml:space="preserve"> and </w:t>
              </w:r>
            </w:ins>
            <w:ins w:id="426" w:author="BATJARGAL Tuguldur" w:date="2017-12-20T10:14:00Z">
              <w:r>
                <w:rPr>
                  <w:rFonts w:ascii="Arial" w:hAnsi="Arial" w:cs="Arial"/>
                  <w:color w:val="000000"/>
                  <w:sz w:val="21"/>
                  <w:szCs w:val="21"/>
                </w:rPr>
                <w:t>customer service) require accessible and quality data</w:t>
              </w:r>
            </w:ins>
            <w:ins w:id="427" w:author="BATJARGAL Tuguldur" w:date="2017-12-20T10:16:00Z">
              <w:r>
                <w:rPr>
                  <w:rFonts w:ascii="Arial" w:hAnsi="Arial" w:cs="Arial"/>
                  <w:color w:val="000000"/>
                  <w:sz w:val="21"/>
                  <w:szCs w:val="21"/>
                </w:rPr>
                <w:t xml:space="preserve"> for effective implication and training.</w:t>
              </w:r>
            </w:ins>
            <w:ins w:id="428" w:author="BATJARGAL Tuguldur" w:date="2017-12-20T10:17:00Z">
              <w:r w:rsidR="004323CC">
                <w:rPr>
                  <w:rFonts w:ascii="Arial" w:hAnsi="Arial" w:cs="Arial"/>
                  <w:color w:val="000000"/>
                  <w:sz w:val="21"/>
                  <w:szCs w:val="21"/>
                </w:rPr>
                <w:t xml:space="preserve"> </w:t>
              </w:r>
            </w:ins>
            <w:ins w:id="429" w:author="BATJARGAL Tuguldur" w:date="2017-12-20T10:22:00Z">
              <w:r w:rsidR="004323CC">
                <w:rPr>
                  <w:rFonts w:ascii="Arial" w:hAnsi="Arial" w:cs="Arial"/>
                  <w:color w:val="000000"/>
                  <w:sz w:val="21"/>
                  <w:szCs w:val="21"/>
                </w:rPr>
                <w:t>It is highly likely that we need con</w:t>
              </w:r>
              <w:r w:rsidR="001118C6">
                <w:rPr>
                  <w:rFonts w:ascii="Arial" w:hAnsi="Arial" w:cs="Arial"/>
                  <w:color w:val="000000"/>
                  <w:sz w:val="21"/>
                  <w:szCs w:val="21"/>
                </w:rPr>
                <w:t>tracts and expertise from third-</w:t>
              </w:r>
              <w:r w:rsidR="004323CC">
                <w:rPr>
                  <w:rFonts w:ascii="Arial" w:hAnsi="Arial" w:cs="Arial"/>
                  <w:color w:val="000000"/>
                  <w:sz w:val="21"/>
                  <w:szCs w:val="21"/>
                </w:rPr>
                <w:t>party suppliers (e.g. IBM and Cogito) to implement our machine learning applications.</w:t>
              </w:r>
            </w:ins>
            <w:ins w:id="430" w:author="BATJARGAL Tuguldur" w:date="2017-12-20T10:24:00Z">
              <w:r w:rsidR="004323CC">
                <w:rPr>
                  <w:rFonts w:ascii="Arial" w:hAnsi="Arial" w:cs="Arial"/>
                  <w:color w:val="000000"/>
                  <w:sz w:val="21"/>
                  <w:szCs w:val="21"/>
                </w:rPr>
                <w:t xml:space="preserve"> </w:t>
              </w:r>
            </w:ins>
            <w:ins w:id="431" w:author="BATJARGAL Tuguldur" w:date="2017-12-20T10:37:00Z">
              <w:r w:rsidR="00E9251B">
                <w:rPr>
                  <w:rFonts w:ascii="Arial" w:hAnsi="Arial" w:cs="Arial"/>
                  <w:color w:val="000000"/>
                  <w:sz w:val="21"/>
                  <w:szCs w:val="21"/>
                </w:rPr>
                <w:t>Therefore, extensive negotiation and agreement should be reached on handling of sensitive</w:t>
              </w:r>
              <w:r w:rsidR="00C838B6">
                <w:rPr>
                  <w:rFonts w:ascii="Arial" w:hAnsi="Arial" w:cs="Arial"/>
                  <w:color w:val="000000"/>
                  <w:sz w:val="21"/>
                  <w:szCs w:val="21"/>
                </w:rPr>
                <w:t xml:space="preserve"> data.</w:t>
              </w:r>
            </w:ins>
            <w:ins w:id="432" w:author="BATJARGAL Tuguldur" w:date="2017-12-20T10:38:00Z">
              <w:r w:rsidR="00C838B6">
                <w:rPr>
                  <w:rFonts w:ascii="Arial" w:hAnsi="Arial" w:cs="Arial"/>
                  <w:color w:val="000000"/>
                  <w:sz w:val="21"/>
                  <w:szCs w:val="21"/>
                </w:rPr>
                <w:t xml:space="preserve"> The organization might need to accept some business impact risk to reach an agreement.</w:t>
              </w:r>
            </w:ins>
          </w:p>
          <w:p w14:paraId="2187456D" w14:textId="651056DF" w:rsidR="001118C6" w:rsidRDefault="001118C6" w:rsidP="001118C6">
            <w:pPr>
              <w:spacing w:after="240"/>
              <w:rPr>
                <w:ins w:id="433" w:author="BATJARGAL Tuguldur" w:date="2017-12-20T10:32:00Z"/>
              </w:rPr>
            </w:pPr>
            <w:ins w:id="434" w:author="BATJARGAL Tuguldur" w:date="2017-12-20T10:32:00Z">
              <w:r>
                <w:t>When data and contracts become available for machine learning</w:t>
              </w:r>
            </w:ins>
            <w:ins w:id="435" w:author="BATJARGAL Tuguldur" w:date="2017-12-20T10:33:00Z">
              <w:r>
                <w:t xml:space="preserve"> and NLP initiatives</w:t>
              </w:r>
            </w:ins>
            <w:ins w:id="436" w:author="BATJARGAL Tuguldur" w:date="2017-12-20T10:32:00Z">
              <w:r>
                <w:t xml:space="preserve">, SMEs will give technical considerations and requirement to implement those projects. Project managers will make decision-based on those to facilitate. If those requirements are outside of business strategy, project managers will discuss with C-level executives in the decision-making process. </w:t>
              </w:r>
            </w:ins>
          </w:p>
          <w:p w14:paraId="2A66E6C7" w14:textId="77777777" w:rsidR="001118C6" w:rsidRDefault="00D508E8" w:rsidP="001118C6">
            <w:pPr>
              <w:pStyle w:val="NormalWeb"/>
              <w:spacing w:before="0" w:beforeAutospacing="0" w:after="240" w:afterAutospacing="0"/>
              <w:jc w:val="both"/>
              <w:rPr>
                <w:ins w:id="437" w:author="BATJARGAL Tuguldur" w:date="2017-12-20T10:40:00Z"/>
                <w:rFonts w:ascii="Arial" w:hAnsi="Arial" w:cs="Arial"/>
                <w:b/>
                <w:color w:val="000000"/>
                <w:sz w:val="21"/>
                <w:szCs w:val="21"/>
              </w:rPr>
            </w:pPr>
            <w:ins w:id="438" w:author="BATJARGAL Tuguldur" w:date="2017-12-20T10:39:00Z">
              <w:r w:rsidRPr="004A66B0">
                <w:rPr>
                  <w:rFonts w:ascii="Arial" w:hAnsi="Arial" w:cs="Arial"/>
                  <w:b/>
                  <w:color w:val="000000"/>
                  <w:sz w:val="21"/>
                  <w:szCs w:val="21"/>
                </w:rPr>
                <w:t>Conclusion</w:t>
              </w:r>
            </w:ins>
          </w:p>
          <w:p w14:paraId="43B6385E" w14:textId="173D1CBC" w:rsidR="004A66B0" w:rsidRPr="004A66B0" w:rsidRDefault="004A66B0" w:rsidP="004A66B0">
            <w:pPr>
              <w:pStyle w:val="NormalWeb"/>
              <w:spacing w:before="0" w:beforeAutospacing="0" w:after="240" w:afterAutospacing="0"/>
              <w:jc w:val="both"/>
              <w:rPr>
                <w:rFonts w:ascii="Arial" w:hAnsi="Arial" w:cs="Arial"/>
                <w:color w:val="000000"/>
                <w:sz w:val="21"/>
                <w:szCs w:val="21"/>
              </w:rPr>
            </w:pPr>
            <w:ins w:id="439" w:author="BATJARGAL Tuguldur" w:date="2017-12-20T10:41:00Z">
              <w:r>
                <w:rPr>
                  <w:rFonts w:ascii="Arial" w:hAnsi="Arial" w:cs="Arial"/>
                  <w:color w:val="000000"/>
                  <w:sz w:val="21"/>
                  <w:szCs w:val="21"/>
                </w:rPr>
                <w:t xml:space="preserve">I believe </w:t>
              </w:r>
            </w:ins>
            <w:ins w:id="440" w:author="BATJARGAL Tuguldur" w:date="2017-12-20T10:42:00Z">
              <w:r>
                <w:rPr>
                  <w:rFonts w:ascii="Arial" w:hAnsi="Arial" w:cs="Arial"/>
                  <w:color w:val="000000"/>
                  <w:sz w:val="21"/>
                  <w:szCs w:val="21"/>
                </w:rPr>
                <w:t xml:space="preserve">all three AI </w:t>
              </w:r>
            </w:ins>
            <w:ins w:id="441" w:author="BATJARGAL Tuguldur" w:date="2017-12-20T10:43:00Z">
              <w:r>
                <w:rPr>
                  <w:rFonts w:ascii="Arial" w:hAnsi="Arial" w:cs="Arial"/>
                  <w:color w:val="000000"/>
                  <w:sz w:val="21"/>
                  <w:szCs w:val="21"/>
                </w:rPr>
                <w:t>applications</w:t>
              </w:r>
            </w:ins>
            <w:ins w:id="442" w:author="BATJARGAL Tuguldur" w:date="2017-12-20T10:42:00Z">
              <w:r w:rsidR="006F7B41">
                <w:rPr>
                  <w:rFonts w:ascii="Arial" w:hAnsi="Arial" w:cs="Arial"/>
                  <w:color w:val="000000"/>
                  <w:sz w:val="21"/>
                  <w:szCs w:val="21"/>
                </w:rPr>
                <w:t xml:space="preserve"> will give</w:t>
              </w:r>
              <w:r>
                <w:rPr>
                  <w:rFonts w:ascii="Arial" w:hAnsi="Arial" w:cs="Arial"/>
                  <w:color w:val="000000"/>
                  <w:sz w:val="21"/>
                  <w:szCs w:val="21"/>
                </w:rPr>
                <w:t xml:space="preserve"> us a competitive advantage in cost leadership and differentiation. </w:t>
              </w:r>
            </w:ins>
            <w:ins w:id="443" w:author="BATJARGAL Tuguldur" w:date="2017-12-20T10:44:00Z">
              <w:r w:rsidR="00455B09">
                <w:rPr>
                  <w:rFonts w:ascii="Arial" w:hAnsi="Arial" w:cs="Arial"/>
                  <w:color w:val="000000"/>
                  <w:sz w:val="21"/>
                  <w:szCs w:val="21"/>
                </w:rPr>
                <w:t>T</w:t>
              </w:r>
              <w:r>
                <w:rPr>
                  <w:rFonts w:ascii="Arial" w:hAnsi="Arial" w:cs="Arial"/>
                  <w:color w:val="000000"/>
                  <w:sz w:val="21"/>
                  <w:szCs w:val="21"/>
                </w:rPr>
                <w:t>hose three initiatives will be</w:t>
              </w:r>
            </w:ins>
            <w:ins w:id="444" w:author="BATJARGAL Tuguldur" w:date="2017-12-20T10:47:00Z">
              <w:r w:rsidR="006F7B41">
                <w:rPr>
                  <w:rFonts w:ascii="Arial" w:hAnsi="Arial" w:cs="Arial"/>
                  <w:color w:val="000000"/>
                  <w:sz w:val="21"/>
                  <w:szCs w:val="21"/>
                </w:rPr>
                <w:t xml:space="preserve"> a</w:t>
              </w:r>
            </w:ins>
            <w:ins w:id="445" w:author="BATJARGAL Tuguldur" w:date="2017-12-20T10:44:00Z">
              <w:r>
                <w:rPr>
                  <w:rFonts w:ascii="Arial" w:hAnsi="Arial" w:cs="Arial"/>
                  <w:color w:val="000000"/>
                  <w:sz w:val="21"/>
                  <w:szCs w:val="21"/>
                </w:rPr>
                <w:t xml:space="preserve"> foundation for the broader AI strategy in my </w:t>
              </w:r>
            </w:ins>
            <w:ins w:id="446" w:author="BATJARGAL Tuguldur" w:date="2017-12-20T10:45:00Z">
              <w:r>
                <w:rPr>
                  <w:rFonts w:ascii="Arial" w:hAnsi="Arial" w:cs="Arial"/>
                  <w:color w:val="000000"/>
                  <w:sz w:val="21"/>
                  <w:szCs w:val="21"/>
                </w:rPr>
                <w:t>organization</w:t>
              </w:r>
            </w:ins>
            <w:ins w:id="447" w:author="BATJARGAL Tuguldur" w:date="2017-12-20T10:44:00Z">
              <w:r>
                <w:rPr>
                  <w:rFonts w:ascii="Arial" w:hAnsi="Arial" w:cs="Arial"/>
                  <w:color w:val="000000"/>
                  <w:sz w:val="21"/>
                  <w:szCs w:val="21"/>
                </w:rPr>
                <w:t>.</w:t>
              </w:r>
            </w:ins>
            <w:ins w:id="448" w:author="BATJARGAL Tuguldur" w:date="2017-12-20T10:49:00Z">
              <w:r w:rsidR="00D27089">
                <w:rPr>
                  <w:rFonts w:ascii="Arial" w:hAnsi="Arial" w:cs="Arial"/>
                  <w:color w:val="000000"/>
                  <w:sz w:val="21"/>
                  <w:szCs w:val="21"/>
                </w:rPr>
                <w:t xml:space="preserve"> Also, those applications </w:t>
              </w:r>
            </w:ins>
            <w:ins w:id="449" w:author="BATJARGAL Tuguldur" w:date="2017-12-20T10:50:00Z">
              <w:r w:rsidR="00D27089">
                <w:rPr>
                  <w:rFonts w:ascii="Arial" w:hAnsi="Arial" w:cs="Arial"/>
                  <w:color w:val="000000"/>
                  <w:sz w:val="21"/>
                  <w:szCs w:val="21"/>
                </w:rPr>
                <w:t>align</w:t>
              </w:r>
            </w:ins>
            <w:ins w:id="450" w:author="BATJARGAL Tuguldur" w:date="2017-12-20T10:49:00Z">
              <w:r w:rsidR="00D27089">
                <w:rPr>
                  <w:rFonts w:ascii="Arial" w:hAnsi="Arial" w:cs="Arial"/>
                  <w:color w:val="000000"/>
                  <w:sz w:val="21"/>
                  <w:szCs w:val="21"/>
                </w:rPr>
                <w:t xml:space="preserve"> </w:t>
              </w:r>
            </w:ins>
            <w:ins w:id="451" w:author="BATJARGAL Tuguldur" w:date="2017-12-20T10:50:00Z">
              <w:r w:rsidR="00D27089">
                <w:rPr>
                  <w:rFonts w:ascii="Arial" w:hAnsi="Arial" w:cs="Arial"/>
                  <w:color w:val="000000"/>
                  <w:sz w:val="21"/>
                  <w:szCs w:val="21"/>
                </w:rPr>
                <w:t>with our IT strategy to become technology first company.</w:t>
              </w:r>
            </w:ins>
            <w:ins w:id="452" w:author="BATJARGAL Tuguldur" w:date="2017-12-20T10:45:00Z">
              <w:r>
                <w:rPr>
                  <w:rFonts w:ascii="Arial" w:hAnsi="Arial" w:cs="Arial"/>
                  <w:color w:val="000000"/>
                  <w:sz w:val="21"/>
                  <w:szCs w:val="21"/>
                </w:rPr>
                <w:t xml:space="preserve"> It is important to have leadership and defined roles to implement those application</w:t>
              </w:r>
            </w:ins>
            <w:ins w:id="453" w:author="BATJARGAL Tuguldur" w:date="2017-12-20T10:47:00Z">
              <w:r w:rsidR="006F7B41">
                <w:rPr>
                  <w:rFonts w:ascii="Arial" w:hAnsi="Arial" w:cs="Arial"/>
                  <w:color w:val="000000"/>
                  <w:sz w:val="21"/>
                  <w:szCs w:val="21"/>
                </w:rPr>
                <w:t>s</w:t>
              </w:r>
            </w:ins>
            <w:ins w:id="454" w:author="BATJARGAL Tuguldur" w:date="2017-12-20T10:45:00Z">
              <w:r>
                <w:rPr>
                  <w:rFonts w:ascii="Arial" w:hAnsi="Arial" w:cs="Arial"/>
                  <w:color w:val="000000"/>
                  <w:sz w:val="21"/>
                  <w:szCs w:val="21"/>
                </w:rPr>
                <w:t>. C-level executives should oversee and enable the progress of those project, while SME</w:t>
              </w:r>
            </w:ins>
            <w:ins w:id="455" w:author="BATJARGAL Tuguldur" w:date="2017-12-20T10:46:00Z">
              <w:r>
                <w:rPr>
                  <w:rFonts w:ascii="Arial" w:hAnsi="Arial" w:cs="Arial"/>
                  <w:color w:val="000000"/>
                  <w:sz w:val="21"/>
                  <w:szCs w:val="21"/>
                </w:rPr>
                <w:t>’s and project managers will be working on technical details, requirement and decision making to facilitate the success.</w:t>
              </w:r>
            </w:ins>
          </w:p>
        </w:tc>
      </w:tr>
      <w:tr w:rsidR="00614F11" w:rsidRPr="00093C47" w14:paraId="22B6C30B" w14:textId="77777777" w:rsidTr="00646EFC">
        <w:trPr>
          <w:trHeight w:val="7037"/>
        </w:trPr>
        <w:tc>
          <w:tcPr>
            <w:tcW w:w="8296" w:type="dxa"/>
          </w:tcPr>
          <w:p w14:paraId="314CB585" w14:textId="6D09BCBC" w:rsidR="00614F11" w:rsidRPr="00093C47" w:rsidRDefault="00614F11" w:rsidP="008C56B9">
            <w:pPr>
              <w:pStyle w:val="Heading3"/>
              <w:outlineLvl w:val="2"/>
              <w:rPr>
                <w:lang w:val="en-US"/>
              </w:rPr>
            </w:pPr>
            <w:r w:rsidRPr="00093C47">
              <w:rPr>
                <w:lang w:val="en-US"/>
              </w:rPr>
              <w:t>Plan of action and criteria for success</w:t>
            </w:r>
          </w:p>
          <w:p w14:paraId="685DD846" w14:textId="7C23CC22"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Detail your plan of action for using AI in your chosen organization.</w:t>
            </w:r>
            <w:r w:rsidR="008C56B9" w:rsidRPr="00093C47">
              <w:rPr>
                <w:rFonts w:ascii="Arial" w:hAnsi="Arial" w:cs="Arial"/>
                <w:color w:val="000000"/>
                <w:sz w:val="21"/>
                <w:szCs w:val="21"/>
              </w:rPr>
              <w:t xml:space="preserve"> (Max. </w:t>
            </w:r>
            <w:r w:rsidRPr="00093C47">
              <w:rPr>
                <w:rFonts w:ascii="Arial" w:hAnsi="Arial" w:cs="Arial"/>
                <w:color w:val="000000"/>
                <w:sz w:val="21"/>
                <w:szCs w:val="21"/>
              </w:rPr>
              <w:t>800 words.</w:t>
            </w:r>
            <w:r w:rsidR="008C56B9" w:rsidRPr="00093C47">
              <w:rPr>
                <w:rFonts w:ascii="Arial" w:hAnsi="Arial" w:cs="Arial"/>
                <w:color w:val="000000"/>
                <w:sz w:val="21"/>
                <w:szCs w:val="21"/>
              </w:rPr>
              <w:t>)</w:t>
            </w:r>
          </w:p>
          <w:p w14:paraId="733EDCC1" w14:textId="77777777" w:rsidR="00614F11" w:rsidRPr="00093C47" w:rsidRDefault="00614F11" w:rsidP="008C56B9">
            <w:pPr>
              <w:pStyle w:val="NormalWeb"/>
              <w:spacing w:before="0" w:beforeAutospacing="0" w:after="240" w:afterAutospacing="0"/>
              <w:rPr>
                <w:sz w:val="21"/>
                <w:szCs w:val="21"/>
              </w:rPr>
            </w:pPr>
            <w:r w:rsidRPr="00093C47">
              <w:rPr>
                <w:rFonts w:ascii="Arial" w:hAnsi="Arial" w:cs="Arial"/>
                <w:color w:val="000000"/>
                <w:sz w:val="21"/>
                <w:szCs w:val="21"/>
              </w:rPr>
              <w:t>Start writing here:</w:t>
            </w:r>
          </w:p>
          <w:p w14:paraId="4B3CF2E9" w14:textId="16ECBDF4" w:rsidR="00300D35" w:rsidRDefault="00D27089" w:rsidP="00FD5EA3">
            <w:pPr>
              <w:pStyle w:val="NormalWeb"/>
              <w:spacing w:before="0" w:beforeAutospacing="0" w:after="240" w:afterAutospacing="0"/>
              <w:jc w:val="both"/>
              <w:rPr>
                <w:ins w:id="456" w:author="BATJARGAL Tuguldur" w:date="2017-12-20T11:13:00Z"/>
                <w:rFonts w:ascii="Arial" w:hAnsi="Arial" w:cs="Arial"/>
                <w:color w:val="000000"/>
                <w:sz w:val="21"/>
                <w:szCs w:val="21"/>
              </w:rPr>
            </w:pPr>
            <w:ins w:id="457" w:author="BATJARGAL Tuguldur" w:date="2017-12-20T10:51:00Z">
              <w:r>
                <w:rPr>
                  <w:rFonts w:ascii="Arial" w:hAnsi="Arial" w:cs="Arial"/>
                  <w:color w:val="000000"/>
                  <w:sz w:val="21"/>
                  <w:szCs w:val="21"/>
                </w:rPr>
                <w:t xml:space="preserve">My organization provides financial services to our customers. We </w:t>
              </w:r>
            </w:ins>
            <w:ins w:id="458" w:author="BATJARGAL Tuguldur" w:date="2017-12-21T10:12:00Z">
              <w:r w:rsidR="008421C9">
                <w:rPr>
                  <w:rFonts w:ascii="Arial" w:hAnsi="Arial" w:cs="Arial"/>
                  <w:color w:val="000000"/>
                  <w:sz w:val="21"/>
                  <w:szCs w:val="21"/>
                </w:rPr>
                <w:t>are focusing</w:t>
              </w:r>
            </w:ins>
            <w:ins w:id="459" w:author="BATJARGAL Tuguldur" w:date="2017-12-20T10:51:00Z">
              <w:r>
                <w:rPr>
                  <w:rFonts w:ascii="Arial" w:hAnsi="Arial" w:cs="Arial"/>
                  <w:color w:val="000000"/>
                  <w:sz w:val="21"/>
                  <w:szCs w:val="21"/>
                </w:rPr>
                <w:t xml:space="preserve"> on utilizing machine learning and NLP tools to improve our services. </w:t>
              </w:r>
            </w:ins>
            <w:ins w:id="460" w:author="BATJARGAL Tuguldur" w:date="2017-12-20T11:13:00Z">
              <w:r w:rsidR="00186A53">
                <w:rPr>
                  <w:rFonts w:ascii="Arial" w:hAnsi="Arial" w:cs="Arial"/>
                  <w:color w:val="000000"/>
                  <w:sz w:val="21"/>
                  <w:szCs w:val="21"/>
                </w:rPr>
                <w:t>It is important to understand we manage and handle people</w:t>
              </w:r>
            </w:ins>
            <w:ins w:id="461" w:author="BATJARGAL Tuguldur" w:date="2017-12-20T11:14:00Z">
              <w:r w:rsidR="00186A53">
                <w:rPr>
                  <w:rFonts w:ascii="Arial" w:hAnsi="Arial" w:cs="Arial"/>
                  <w:color w:val="000000"/>
                  <w:sz w:val="21"/>
                  <w:szCs w:val="21"/>
                </w:rPr>
                <w:t>’s finance.</w:t>
              </w:r>
            </w:ins>
            <w:ins w:id="462" w:author="BATJARGAL Tuguldur" w:date="2017-12-20T11:15:00Z">
              <w:r w:rsidR="00300D35">
                <w:rPr>
                  <w:rFonts w:ascii="Arial" w:hAnsi="Arial" w:cs="Arial"/>
                  <w:color w:val="000000"/>
                  <w:sz w:val="21"/>
                  <w:szCs w:val="21"/>
                </w:rPr>
                <w:t xml:space="preserve"> It involves compassion and understanding to our customer during their difficult time.</w:t>
              </w:r>
            </w:ins>
            <w:ins w:id="463" w:author="BATJARGAL Tuguldur" w:date="2017-12-21T10:19:00Z">
              <w:r w:rsidR="00DD547D">
                <w:rPr>
                  <w:rFonts w:ascii="Arial" w:hAnsi="Arial" w:cs="Arial"/>
                  <w:color w:val="000000"/>
                  <w:sz w:val="21"/>
                  <w:szCs w:val="21"/>
                </w:rPr>
                <w:t xml:space="preserve"> </w:t>
              </w:r>
            </w:ins>
            <w:ins w:id="464" w:author="BATJARGAL Tuguldur" w:date="2017-12-20T11:15:00Z">
              <w:r w:rsidR="00300D35">
                <w:rPr>
                  <w:rFonts w:ascii="Arial" w:hAnsi="Arial" w:cs="Arial"/>
                  <w:color w:val="000000"/>
                  <w:sz w:val="21"/>
                  <w:szCs w:val="21"/>
                </w:rPr>
                <w:t>To succeed in our three AI initiatives, we have</w:t>
              </w:r>
            </w:ins>
            <w:ins w:id="465" w:author="BATJARGAL Tuguldur" w:date="2017-12-21T10:21:00Z">
              <w:r w:rsidR="00DD547D">
                <w:rPr>
                  <w:rFonts w:ascii="Arial" w:hAnsi="Arial" w:cs="Arial"/>
                  <w:color w:val="000000"/>
                  <w:sz w:val="21"/>
                  <w:szCs w:val="21"/>
                </w:rPr>
                <w:t xml:space="preserve"> to</w:t>
              </w:r>
            </w:ins>
            <w:ins w:id="466" w:author="BATJARGAL Tuguldur" w:date="2017-12-20T11:15:00Z">
              <w:r w:rsidR="00300D35">
                <w:rPr>
                  <w:rFonts w:ascii="Arial" w:hAnsi="Arial" w:cs="Arial"/>
                  <w:color w:val="000000"/>
                  <w:sz w:val="21"/>
                  <w:szCs w:val="21"/>
                </w:rPr>
                <w:t xml:space="preserve"> </w:t>
              </w:r>
            </w:ins>
            <w:ins w:id="467" w:author="BATJARGAL Tuguldur" w:date="2017-12-21T10:21:00Z">
              <w:r w:rsidR="00DD547D">
                <w:rPr>
                  <w:rFonts w:ascii="Arial" w:hAnsi="Arial" w:cs="Arial"/>
                  <w:color w:val="000000"/>
                  <w:sz w:val="21"/>
                  <w:szCs w:val="21"/>
                </w:rPr>
                <w:t>understand</w:t>
              </w:r>
            </w:ins>
            <w:ins w:id="468" w:author="BATJARGAL Tuguldur" w:date="2017-12-20T11:15:00Z">
              <w:r w:rsidR="00300D35">
                <w:rPr>
                  <w:rFonts w:ascii="Arial" w:hAnsi="Arial" w:cs="Arial"/>
                  <w:color w:val="000000"/>
                  <w:sz w:val="21"/>
                  <w:szCs w:val="21"/>
                </w:rPr>
                <w:t xml:space="preserve"> the impact of AI </w:t>
              </w:r>
            </w:ins>
            <w:ins w:id="469" w:author="BATJARGAL Tuguldur" w:date="2017-12-21T10:23:00Z">
              <w:r w:rsidR="00DD547D">
                <w:rPr>
                  <w:rFonts w:ascii="Arial" w:hAnsi="Arial" w:cs="Arial"/>
                  <w:color w:val="000000"/>
                  <w:sz w:val="21"/>
                  <w:szCs w:val="21"/>
                </w:rPr>
                <w:t xml:space="preserve">technologies </w:t>
              </w:r>
            </w:ins>
            <w:ins w:id="470" w:author="BATJARGAL Tuguldur" w:date="2017-12-21T10:25:00Z">
              <w:r w:rsidR="00FD5EA3">
                <w:rPr>
                  <w:rFonts w:ascii="Arial" w:hAnsi="Arial" w:cs="Arial"/>
                  <w:color w:val="000000"/>
                  <w:sz w:val="21"/>
                  <w:szCs w:val="21"/>
                </w:rPr>
                <w:t>on</w:t>
              </w:r>
            </w:ins>
            <w:ins w:id="471" w:author="BATJARGAL Tuguldur" w:date="2017-12-21T10:21:00Z">
              <w:r w:rsidR="00DD547D">
                <w:rPr>
                  <w:rFonts w:ascii="Arial" w:hAnsi="Arial" w:cs="Arial"/>
                  <w:color w:val="000000"/>
                  <w:sz w:val="21"/>
                  <w:szCs w:val="21"/>
                </w:rPr>
                <w:t xml:space="preserve"> our customers and </w:t>
              </w:r>
            </w:ins>
            <w:ins w:id="472" w:author="BATJARGAL Tuguldur" w:date="2017-12-20T11:15:00Z">
              <w:r w:rsidR="00DD547D">
                <w:rPr>
                  <w:rFonts w:ascii="Arial" w:hAnsi="Arial" w:cs="Arial"/>
                  <w:color w:val="000000"/>
                  <w:sz w:val="21"/>
                  <w:szCs w:val="21"/>
                </w:rPr>
                <w:t xml:space="preserve">current workforce. </w:t>
              </w:r>
            </w:ins>
            <w:ins w:id="473" w:author="BATJARGAL Tuguldur" w:date="2017-12-21T10:23:00Z">
              <w:r w:rsidR="00DD547D">
                <w:rPr>
                  <w:rFonts w:ascii="Arial" w:hAnsi="Arial" w:cs="Arial"/>
                  <w:color w:val="000000"/>
                  <w:sz w:val="21"/>
                  <w:szCs w:val="21"/>
                </w:rPr>
                <w:t xml:space="preserve">To implement AI technologies correctly, we must create </w:t>
              </w:r>
            </w:ins>
            <w:ins w:id="474" w:author="BATJARGAL Tuguldur" w:date="2017-12-21T10:25:00Z">
              <w:r w:rsidR="00FD5EA3">
                <w:rPr>
                  <w:rFonts w:ascii="Arial" w:hAnsi="Arial" w:cs="Arial"/>
                  <w:color w:val="000000"/>
                  <w:sz w:val="21"/>
                  <w:szCs w:val="21"/>
                </w:rPr>
                <w:t xml:space="preserve">a </w:t>
              </w:r>
            </w:ins>
            <w:ins w:id="475" w:author="BATJARGAL Tuguldur" w:date="2017-12-21T10:23:00Z">
              <w:r w:rsidR="00DD547D">
                <w:rPr>
                  <w:rFonts w:ascii="Arial" w:hAnsi="Arial" w:cs="Arial"/>
                  <w:color w:val="000000"/>
                  <w:sz w:val="21"/>
                  <w:szCs w:val="21"/>
                </w:rPr>
                <w:t xml:space="preserve">vision for </w:t>
              </w:r>
            </w:ins>
            <w:ins w:id="476" w:author="BATJARGAL Tuguldur" w:date="2017-12-21T10:24:00Z">
              <w:r w:rsidR="00FD5EA3">
                <w:rPr>
                  <w:rFonts w:ascii="Arial" w:hAnsi="Arial" w:cs="Arial"/>
                  <w:color w:val="000000"/>
                  <w:sz w:val="21"/>
                  <w:szCs w:val="21"/>
                </w:rPr>
                <w:t>these initiatives</w:t>
              </w:r>
            </w:ins>
            <w:ins w:id="477" w:author="BATJARGAL Tuguldur" w:date="2017-12-20T11:15:00Z">
              <w:r w:rsidR="00300D35">
                <w:rPr>
                  <w:rFonts w:ascii="Arial" w:hAnsi="Arial" w:cs="Arial"/>
                  <w:color w:val="000000"/>
                  <w:sz w:val="21"/>
                  <w:szCs w:val="21"/>
                </w:rPr>
                <w:t>.</w:t>
              </w:r>
            </w:ins>
            <w:ins w:id="478" w:author="BATJARGAL Tuguldur" w:date="2017-12-21T10:27:00Z">
              <w:r w:rsidR="00FC0F81">
                <w:rPr>
                  <w:rFonts w:ascii="Arial" w:hAnsi="Arial" w:cs="Arial"/>
                  <w:color w:val="000000"/>
                  <w:sz w:val="21"/>
                  <w:szCs w:val="21"/>
                </w:rPr>
                <w:t xml:space="preserve"> To explain this vision, I will divide my plan of action into three sections, namely </w:t>
              </w:r>
            </w:ins>
            <w:ins w:id="479" w:author="BATJARGAL Tuguldur" w:date="2017-12-21T10:28:00Z">
              <w:r w:rsidR="00FC0F81">
                <w:rPr>
                  <w:rFonts w:ascii="Arial" w:hAnsi="Arial" w:cs="Arial"/>
                  <w:color w:val="000000"/>
                  <w:sz w:val="21"/>
                  <w:szCs w:val="21"/>
                </w:rPr>
                <w:t xml:space="preserve">“Impact of AI”, </w:t>
              </w:r>
            </w:ins>
            <w:ins w:id="480" w:author="BATJARGAL Tuguldur" w:date="2017-12-21T10:29:00Z">
              <w:r w:rsidR="00AF6FDF">
                <w:rPr>
                  <w:rFonts w:ascii="Arial" w:hAnsi="Arial" w:cs="Arial"/>
                  <w:color w:val="000000"/>
                  <w:sz w:val="21"/>
                  <w:szCs w:val="21"/>
                </w:rPr>
                <w:t>“Plan of Action” and “Criteria for success”.</w:t>
              </w:r>
            </w:ins>
          </w:p>
          <w:p w14:paraId="6B03D61E" w14:textId="54B1BA6E" w:rsidR="00300D35" w:rsidRDefault="008906F4" w:rsidP="00D27089">
            <w:pPr>
              <w:pStyle w:val="NormalWeb"/>
              <w:spacing w:before="0" w:beforeAutospacing="0" w:after="240" w:afterAutospacing="0"/>
              <w:jc w:val="both"/>
              <w:rPr>
                <w:ins w:id="481" w:author="BATJARGAL Tuguldur" w:date="2017-12-20T11:20:00Z"/>
                <w:rFonts w:ascii="Arial" w:hAnsi="Arial" w:cs="Arial"/>
                <w:b/>
                <w:color w:val="000000"/>
                <w:sz w:val="21"/>
                <w:szCs w:val="21"/>
              </w:rPr>
            </w:pPr>
            <w:ins w:id="482" w:author="BATJARGAL Tuguldur" w:date="2017-12-21T10:30:00Z">
              <w:r>
                <w:rPr>
                  <w:rFonts w:ascii="Arial" w:hAnsi="Arial" w:cs="Arial"/>
                  <w:b/>
                  <w:color w:val="000000"/>
                  <w:sz w:val="21"/>
                  <w:szCs w:val="21"/>
                </w:rPr>
                <w:t>Impact of AI</w:t>
              </w:r>
            </w:ins>
          </w:p>
          <w:p w14:paraId="414A02C6" w14:textId="37074C3C" w:rsidR="008906F4" w:rsidRDefault="008906F4" w:rsidP="00300D35">
            <w:pPr>
              <w:spacing w:after="240"/>
              <w:rPr>
                <w:ins w:id="483" w:author="BATJARGAL Tuguldur" w:date="2017-12-21T10:54:00Z"/>
                <w:rFonts w:cs="Arial"/>
                <w:szCs w:val="21"/>
              </w:rPr>
            </w:pPr>
            <w:ins w:id="484" w:author="BATJARGAL Tuguldur" w:date="2017-12-21T10:30:00Z">
              <w:r>
                <w:rPr>
                  <w:rFonts w:eastAsia="Times New Roman" w:cs="Arial"/>
                  <w:color w:val="000000"/>
                  <w:szCs w:val="21"/>
                </w:rPr>
                <w:t xml:space="preserve">AI technologies are </w:t>
              </w:r>
            </w:ins>
            <w:ins w:id="485" w:author="BATJARGAL Tuguldur" w:date="2017-12-21T10:39:00Z">
              <w:r w:rsidR="00D3337B">
                <w:rPr>
                  <w:rFonts w:eastAsia="Times New Roman" w:cs="Arial"/>
                  <w:color w:val="000000"/>
                  <w:szCs w:val="21"/>
                </w:rPr>
                <w:t xml:space="preserve">a </w:t>
              </w:r>
            </w:ins>
            <w:ins w:id="486" w:author="BATJARGAL Tuguldur" w:date="2017-12-21T10:30:00Z">
              <w:r>
                <w:rPr>
                  <w:rFonts w:eastAsia="Times New Roman" w:cs="Arial"/>
                  <w:color w:val="000000"/>
                  <w:szCs w:val="21"/>
                </w:rPr>
                <w:t>powerful tool that will enable us to deliver high-quality service</w:t>
              </w:r>
            </w:ins>
            <w:ins w:id="487" w:author="BATJARGAL Tuguldur" w:date="2017-12-21T10:32:00Z">
              <w:r w:rsidR="006F5F90">
                <w:rPr>
                  <w:rFonts w:eastAsia="Times New Roman" w:cs="Arial"/>
                  <w:color w:val="000000"/>
                  <w:szCs w:val="21"/>
                </w:rPr>
                <w:t>s</w:t>
              </w:r>
            </w:ins>
            <w:ins w:id="488" w:author="BATJARGAL Tuguldur" w:date="2017-12-21T10:30:00Z">
              <w:r>
                <w:rPr>
                  <w:rFonts w:eastAsia="Times New Roman" w:cs="Arial"/>
                  <w:color w:val="000000"/>
                  <w:szCs w:val="21"/>
                </w:rPr>
                <w:t xml:space="preserve"> and products.</w:t>
              </w:r>
            </w:ins>
            <w:ins w:id="489" w:author="BATJARGAL Tuguldur" w:date="2017-12-21T10:33:00Z">
              <w:r w:rsidR="006F5F90">
                <w:rPr>
                  <w:rFonts w:eastAsia="Times New Roman" w:cs="Arial"/>
                  <w:color w:val="000000"/>
                  <w:szCs w:val="21"/>
                </w:rPr>
                <w:t xml:space="preserve">  Thanks to recent advancement in machine learning, AI is becoming significantly better at prediction. AI </w:t>
              </w:r>
            </w:ins>
            <w:ins w:id="490" w:author="BATJARGAL Tuguldur" w:date="2017-12-21T10:34:00Z">
              <w:r w:rsidR="006F5F90">
                <w:rPr>
                  <w:rFonts w:eastAsia="Times New Roman" w:cs="Arial"/>
                  <w:color w:val="000000"/>
                  <w:szCs w:val="21"/>
                </w:rPr>
                <w:t>technologies</w:t>
              </w:r>
            </w:ins>
            <w:ins w:id="491" w:author="BATJARGAL Tuguldur" w:date="2017-12-21T10:33:00Z">
              <w:r w:rsidR="006F5F90">
                <w:rPr>
                  <w:rFonts w:eastAsia="Times New Roman" w:cs="Arial"/>
                  <w:color w:val="000000"/>
                  <w:szCs w:val="21"/>
                </w:rPr>
                <w:t xml:space="preserve"> </w:t>
              </w:r>
            </w:ins>
            <w:ins w:id="492" w:author="BATJARGAL Tuguldur" w:date="2017-12-21T10:34:00Z">
              <w:r w:rsidR="006F5F90">
                <w:rPr>
                  <w:rFonts w:eastAsia="Times New Roman" w:cs="Arial"/>
                  <w:color w:val="000000"/>
                  <w:szCs w:val="21"/>
                </w:rPr>
                <w:t xml:space="preserve">can overwhelmingly outperform human staff in prediction tasks (e.g. predicting potential fraud). However, AI </w:t>
              </w:r>
            </w:ins>
            <w:ins w:id="493" w:author="BATJARGAL Tuguldur" w:date="2017-12-21T10:35:00Z">
              <w:r w:rsidR="006F5F90">
                <w:rPr>
                  <w:rFonts w:eastAsia="Times New Roman" w:cs="Arial"/>
                  <w:color w:val="000000"/>
                  <w:szCs w:val="21"/>
                </w:rPr>
                <w:t>technologies</w:t>
              </w:r>
            </w:ins>
            <w:ins w:id="494" w:author="BATJARGAL Tuguldur" w:date="2017-12-21T10:34:00Z">
              <w:r w:rsidR="006F5F90">
                <w:rPr>
                  <w:rFonts w:eastAsia="Times New Roman" w:cs="Arial"/>
                  <w:color w:val="000000"/>
                  <w:szCs w:val="21"/>
                </w:rPr>
                <w:t xml:space="preserve"> </w:t>
              </w:r>
            </w:ins>
            <w:ins w:id="495" w:author="BATJARGAL Tuguldur" w:date="2017-12-21T10:35:00Z">
              <w:r w:rsidR="006F5F90">
                <w:rPr>
                  <w:rFonts w:eastAsia="Times New Roman" w:cs="Arial"/>
                  <w:color w:val="000000"/>
                  <w:szCs w:val="21"/>
                </w:rPr>
                <w:t>are not go</w:t>
              </w:r>
              <w:r w:rsidR="00D3337B">
                <w:rPr>
                  <w:rFonts w:eastAsia="Times New Roman" w:cs="Arial"/>
                  <w:color w:val="000000"/>
                  <w:szCs w:val="21"/>
                </w:rPr>
                <w:t>ing to solve our problem single-</w:t>
              </w:r>
            </w:ins>
            <w:ins w:id="496" w:author="BATJARGAL Tuguldur" w:date="2017-12-21T10:36:00Z">
              <w:r w:rsidR="006F5F90">
                <w:rPr>
                  <w:rFonts w:eastAsia="Times New Roman" w:cs="Arial"/>
                  <w:color w:val="000000"/>
                  <w:szCs w:val="21"/>
                </w:rPr>
                <w:t>handedly</w:t>
              </w:r>
            </w:ins>
            <w:ins w:id="497" w:author="BATJARGAL Tuguldur" w:date="2017-12-21T10:35:00Z">
              <w:r w:rsidR="006F5F90">
                <w:rPr>
                  <w:rFonts w:eastAsia="Times New Roman" w:cs="Arial"/>
                  <w:color w:val="000000"/>
                  <w:szCs w:val="21"/>
                </w:rPr>
                <w:t xml:space="preserve">. </w:t>
              </w:r>
            </w:ins>
            <w:ins w:id="498" w:author="BATJARGAL Tuguldur" w:date="2017-12-21T10:36:00Z">
              <w:r w:rsidR="00D3337B">
                <w:rPr>
                  <w:rFonts w:eastAsia="Times New Roman" w:cs="Arial"/>
                  <w:color w:val="000000"/>
                  <w:szCs w:val="21"/>
                </w:rPr>
                <w:t xml:space="preserve"> To understand our problem clearly, we need to understand AI technologies </w:t>
              </w:r>
            </w:ins>
            <w:ins w:id="499" w:author="BATJARGAL Tuguldur" w:date="2017-12-21T10:37:00Z">
              <w:r w:rsidR="00D3337B">
                <w:rPr>
                  <w:rFonts w:eastAsia="Times New Roman" w:cs="Arial"/>
                  <w:color w:val="000000"/>
                  <w:szCs w:val="21"/>
                </w:rPr>
                <w:t>strength</w:t>
              </w:r>
            </w:ins>
            <w:ins w:id="500" w:author="BATJARGAL Tuguldur" w:date="2017-12-21T10:36:00Z">
              <w:r w:rsidR="00D3337B">
                <w:rPr>
                  <w:rFonts w:eastAsia="Times New Roman" w:cs="Arial"/>
                  <w:color w:val="000000"/>
                  <w:szCs w:val="21"/>
                </w:rPr>
                <w:t xml:space="preserve"> </w:t>
              </w:r>
            </w:ins>
            <w:ins w:id="501" w:author="BATJARGAL Tuguldur" w:date="2017-12-21T10:37:00Z">
              <w:r w:rsidR="00D3337B">
                <w:rPr>
                  <w:rFonts w:eastAsia="Times New Roman" w:cs="Arial"/>
                  <w:color w:val="000000"/>
                  <w:szCs w:val="21"/>
                </w:rPr>
                <w:t>and weakness.</w:t>
              </w:r>
            </w:ins>
            <w:ins w:id="502" w:author="BATJARGAL Tuguldur" w:date="2017-12-21T10:38:00Z">
              <w:r w:rsidR="00D3337B">
                <w:rPr>
                  <w:rFonts w:eastAsia="Times New Roman" w:cs="Arial"/>
                  <w:color w:val="000000"/>
                  <w:szCs w:val="21"/>
                </w:rPr>
                <w:t xml:space="preserve"> AI technologies can </w:t>
              </w:r>
            </w:ins>
            <w:ins w:id="503" w:author="BATJARGAL Tuguldur" w:date="2017-12-21T10:40:00Z">
              <w:r w:rsidR="00D3337B">
                <w:rPr>
                  <w:rFonts w:eastAsia="Times New Roman" w:cs="Arial"/>
                  <w:color w:val="000000"/>
                  <w:szCs w:val="21"/>
                </w:rPr>
                <w:t xml:space="preserve">perform </w:t>
              </w:r>
            </w:ins>
            <w:ins w:id="504" w:author="BATJARGAL Tuguldur" w:date="2017-12-21T10:43:00Z">
              <w:r w:rsidR="00D3337B">
                <w:rPr>
                  <w:rFonts w:eastAsia="Times New Roman" w:cs="Arial"/>
                  <w:color w:val="000000"/>
                  <w:szCs w:val="21"/>
                </w:rPr>
                <w:t xml:space="preserve">predictable </w:t>
              </w:r>
            </w:ins>
            <w:ins w:id="505" w:author="BATJARGAL Tuguldur" w:date="2017-12-21T10:40:00Z">
              <w:r w:rsidR="00D3337B">
                <w:rPr>
                  <w:rFonts w:eastAsia="Times New Roman" w:cs="Arial"/>
                  <w:color w:val="000000"/>
                  <w:szCs w:val="21"/>
                </w:rPr>
                <w:t xml:space="preserve">manual </w:t>
              </w:r>
            </w:ins>
            <w:ins w:id="506" w:author="BATJARGAL Tuguldur" w:date="2017-12-21T10:43:00Z">
              <w:r w:rsidR="00D3337B">
                <w:rPr>
                  <w:rFonts w:eastAsia="Times New Roman" w:cs="Arial"/>
                  <w:color w:val="000000"/>
                  <w:szCs w:val="21"/>
                </w:rPr>
                <w:t>task</w:t>
              </w:r>
            </w:ins>
            <w:ins w:id="507" w:author="BATJARGAL Tuguldur" w:date="2017-12-21T10:44:00Z">
              <w:r w:rsidR="00D3337B">
                <w:rPr>
                  <w:rFonts w:eastAsia="Times New Roman" w:cs="Arial"/>
                  <w:color w:val="000000"/>
                  <w:szCs w:val="21"/>
                </w:rPr>
                <w:t>s</w:t>
              </w:r>
            </w:ins>
            <w:ins w:id="508" w:author="BATJARGAL Tuguldur" w:date="2017-12-21T10:40:00Z">
              <w:r w:rsidR="00D3337B">
                <w:rPr>
                  <w:rFonts w:eastAsia="Times New Roman" w:cs="Arial"/>
                  <w:color w:val="000000"/>
                  <w:szCs w:val="21"/>
                </w:rPr>
                <w:t xml:space="preserve"> at incredible cost </w:t>
              </w:r>
            </w:ins>
            <w:ins w:id="509" w:author="BATJARGAL Tuguldur" w:date="2017-12-21T10:41:00Z">
              <w:r w:rsidR="00D3337B">
                <w:rPr>
                  <w:rFonts w:eastAsia="Times New Roman" w:cs="Arial"/>
                  <w:color w:val="000000"/>
                  <w:szCs w:val="21"/>
                </w:rPr>
                <w:t>and efficiently.</w:t>
              </w:r>
            </w:ins>
            <w:ins w:id="510" w:author="BATJARGAL Tuguldur" w:date="2017-12-21T10:44:00Z">
              <w:r w:rsidR="00D3337B">
                <w:rPr>
                  <w:rFonts w:eastAsia="Times New Roman" w:cs="Arial"/>
                  <w:color w:val="000000"/>
                  <w:szCs w:val="21"/>
                </w:rPr>
                <w:t xml:space="preserve"> But, AI technologies are not good at </w:t>
              </w:r>
            </w:ins>
            <w:ins w:id="511" w:author="BATJARGAL Tuguldur" w:date="2017-12-21T10:46:00Z">
              <w:r w:rsidR="00D3337B">
                <w:rPr>
                  <w:rFonts w:eastAsia="Times New Roman" w:cs="Arial"/>
                  <w:color w:val="000000"/>
                  <w:szCs w:val="21"/>
                </w:rPr>
                <w:t>making</w:t>
              </w:r>
            </w:ins>
            <w:ins w:id="512" w:author="BATJARGAL Tuguldur" w:date="2017-12-21T10:51:00Z">
              <w:r w:rsidR="004F11B4">
                <w:rPr>
                  <w:rFonts w:eastAsia="Times New Roman" w:cs="Arial"/>
                  <w:color w:val="000000"/>
                  <w:szCs w:val="21"/>
                </w:rPr>
                <w:t xml:space="preserve"> a</w:t>
              </w:r>
            </w:ins>
            <w:ins w:id="513" w:author="BATJARGAL Tuguldur" w:date="2017-12-21T10:46:00Z">
              <w:r w:rsidR="00D3337B">
                <w:rPr>
                  <w:rFonts w:eastAsia="Times New Roman" w:cs="Arial"/>
                  <w:color w:val="000000"/>
                  <w:szCs w:val="21"/>
                </w:rPr>
                <w:t xml:space="preserve"> </w:t>
              </w:r>
            </w:ins>
            <w:ins w:id="514" w:author="BATJARGAL Tuguldur" w:date="2017-12-21T10:44:00Z">
              <w:r w:rsidR="00D3337B">
                <w:rPr>
                  <w:rFonts w:eastAsia="Times New Roman" w:cs="Arial"/>
                  <w:color w:val="000000"/>
                  <w:szCs w:val="21"/>
                </w:rPr>
                <w:t xml:space="preserve">judgement. In our sector, we </w:t>
              </w:r>
            </w:ins>
            <w:ins w:id="515" w:author="BATJARGAL Tuguldur" w:date="2017-12-21T10:47:00Z">
              <w:r w:rsidR="00AB000D">
                <w:rPr>
                  <w:rFonts w:eastAsia="Times New Roman" w:cs="Arial"/>
                  <w:color w:val="000000"/>
                  <w:szCs w:val="21"/>
                </w:rPr>
                <w:t>make tough</w:t>
              </w:r>
            </w:ins>
            <w:ins w:id="516" w:author="BATJARGAL Tuguldur" w:date="2017-12-21T10:44:00Z">
              <w:r w:rsidR="00D3337B">
                <w:rPr>
                  <w:rFonts w:eastAsia="Times New Roman" w:cs="Arial"/>
                  <w:color w:val="000000"/>
                  <w:szCs w:val="21"/>
                </w:rPr>
                <w:t xml:space="preserve"> judgements</w:t>
              </w:r>
            </w:ins>
            <w:ins w:id="517" w:author="BATJARGAL Tuguldur" w:date="2017-12-21T10:46:00Z">
              <w:r w:rsidR="00D3337B">
                <w:rPr>
                  <w:rFonts w:eastAsia="Times New Roman" w:cs="Arial"/>
                  <w:color w:val="000000"/>
                  <w:szCs w:val="21"/>
                </w:rPr>
                <w:t xml:space="preserve"> </w:t>
              </w:r>
            </w:ins>
            <w:ins w:id="518" w:author="BATJARGAL Tuguldur" w:date="2017-12-21T10:44:00Z">
              <w:r w:rsidR="00AB000D">
                <w:rPr>
                  <w:rFonts w:eastAsia="Times New Roman" w:cs="Arial"/>
                  <w:color w:val="000000"/>
                  <w:szCs w:val="21"/>
                </w:rPr>
                <w:t xml:space="preserve">based on available </w:t>
              </w:r>
            </w:ins>
            <w:ins w:id="519" w:author="BATJARGAL Tuguldur" w:date="2017-12-21T10:48:00Z">
              <w:r w:rsidR="004F11B4">
                <w:rPr>
                  <w:rFonts w:eastAsia="Times New Roman" w:cs="Arial"/>
                  <w:color w:val="000000"/>
                  <w:szCs w:val="21"/>
                </w:rPr>
                <w:t>information.</w:t>
              </w:r>
            </w:ins>
            <w:ins w:id="520" w:author="BATJARGAL Tuguldur" w:date="2017-12-21T10:49:00Z">
              <w:r w:rsidR="004F11B4">
                <w:rPr>
                  <w:rFonts w:eastAsia="Times New Roman" w:cs="Arial"/>
                  <w:color w:val="000000"/>
                  <w:szCs w:val="21"/>
                </w:rPr>
                <w:t xml:space="preserve"> On the other hand, human</w:t>
              </w:r>
            </w:ins>
            <w:ins w:id="521" w:author="BATJARGAL Tuguldur" w:date="2017-12-21T10:50:00Z">
              <w:r w:rsidR="004F11B4">
                <w:rPr>
                  <w:rFonts w:eastAsia="Times New Roman" w:cs="Arial"/>
                  <w:color w:val="000000"/>
                  <w:szCs w:val="21"/>
                </w:rPr>
                <w:t>s</w:t>
              </w:r>
            </w:ins>
            <w:ins w:id="522" w:author="BATJARGAL Tuguldur" w:date="2017-12-21T10:49:00Z">
              <w:r w:rsidR="004F11B4">
                <w:rPr>
                  <w:rFonts w:eastAsia="Times New Roman" w:cs="Arial"/>
                  <w:color w:val="000000"/>
                  <w:szCs w:val="21"/>
                </w:rPr>
                <w:t xml:space="preserve"> are better at making </w:t>
              </w:r>
            </w:ins>
            <w:ins w:id="523" w:author="BATJARGAL Tuguldur" w:date="2017-12-21T10:51:00Z">
              <w:r w:rsidR="004F11B4">
                <w:rPr>
                  <w:rFonts w:eastAsia="Times New Roman" w:cs="Arial"/>
                  <w:color w:val="000000"/>
                  <w:szCs w:val="21"/>
                </w:rPr>
                <w:t xml:space="preserve">a </w:t>
              </w:r>
            </w:ins>
            <w:ins w:id="524" w:author="BATJARGAL Tuguldur" w:date="2017-12-21T10:49:00Z">
              <w:r w:rsidR="004F11B4">
                <w:rPr>
                  <w:rFonts w:eastAsia="Times New Roman" w:cs="Arial"/>
                  <w:color w:val="000000"/>
                  <w:szCs w:val="21"/>
                </w:rPr>
                <w:t>judgement than machines.</w:t>
              </w:r>
            </w:ins>
            <w:ins w:id="525" w:author="BATJARGAL Tuguldur" w:date="2017-12-21T10:50:00Z">
              <w:r w:rsidR="004F11B4">
                <w:rPr>
                  <w:rFonts w:eastAsia="Times New Roman" w:cs="Arial"/>
                  <w:color w:val="000000"/>
                  <w:szCs w:val="21"/>
                </w:rPr>
                <w:t xml:space="preserve"> </w:t>
              </w:r>
            </w:ins>
          </w:p>
          <w:p w14:paraId="4CCA29AA" w14:textId="7A4E1779" w:rsidR="004F11B4" w:rsidRPr="00BF2C44" w:rsidRDefault="004F11B4" w:rsidP="00300D35">
            <w:pPr>
              <w:spacing w:after="240"/>
              <w:rPr>
                <w:ins w:id="526" w:author="BATJARGAL Tuguldur" w:date="2017-12-21T10:52:00Z"/>
              </w:rPr>
            </w:pPr>
            <w:ins w:id="527" w:author="BATJARGAL Tuguldur" w:date="2017-12-21T10:54:00Z">
              <w:r>
                <w:t>It is a big responsibility to manage and handle people’s finance. We have to show compassion to our customers during their difficult time. However, AI is not good at sho</w:t>
              </w:r>
              <w:r>
                <w:t xml:space="preserve">wing compassion unless taught. </w:t>
              </w:r>
            </w:ins>
            <w:ins w:id="528" w:author="BATJARGAL Tuguldur" w:date="2017-12-21T10:55:00Z">
              <w:r>
                <w:t xml:space="preserve">Also, </w:t>
              </w:r>
              <w:r>
                <w:t xml:space="preserve">AI is not good at explaining their decision. If we cannot explain their decision, it might result in services bias to some customers. As a financial organization, we have to provide equal and fair service to all of our customers. </w:t>
              </w:r>
            </w:ins>
          </w:p>
          <w:p w14:paraId="0DBA17B7" w14:textId="5AACC77A" w:rsidR="004F11B4" w:rsidRDefault="00BF2C44" w:rsidP="00BF2C44">
            <w:pPr>
              <w:pStyle w:val="NormalWeb"/>
              <w:spacing w:before="0" w:beforeAutospacing="0" w:after="240" w:afterAutospacing="0"/>
              <w:jc w:val="both"/>
              <w:rPr>
                <w:ins w:id="529" w:author="BATJARGAL Tuguldur" w:date="2017-12-21T10:33:00Z"/>
                <w:rFonts w:cs="Arial"/>
                <w:color w:val="000000"/>
                <w:szCs w:val="21"/>
              </w:rPr>
            </w:pPr>
            <w:ins w:id="530" w:author="BATJARGAL Tuguldur" w:date="2017-12-21T10:58:00Z">
              <w:r>
                <w:rPr>
                  <w:rFonts w:ascii="Arial" w:hAnsi="Arial" w:cs="Arial"/>
                  <w:color w:val="000000"/>
                  <w:sz w:val="21"/>
                  <w:szCs w:val="21"/>
                </w:rPr>
                <w:t xml:space="preserve">Another </w:t>
              </w:r>
            </w:ins>
            <w:ins w:id="531" w:author="BATJARGAL Tuguldur" w:date="2017-12-21T10:52:00Z">
              <w:r w:rsidR="004F11B4">
                <w:rPr>
                  <w:rFonts w:ascii="Arial" w:hAnsi="Arial" w:cs="Arial"/>
                  <w:color w:val="000000"/>
                  <w:sz w:val="21"/>
                  <w:szCs w:val="21"/>
                </w:rPr>
                <w:t xml:space="preserve">significant concern of AI is cutting jobs in lower level positions (e.g. clerical or customer service). For example, customer service jobs </w:t>
              </w:r>
              <w:r w:rsidR="004F11B4">
                <w:rPr>
                  <w:rFonts w:ascii="Arial" w:hAnsi="Arial" w:cs="Arial"/>
                  <w:color w:val="000000"/>
                  <w:sz w:val="21"/>
                  <w:szCs w:val="21"/>
                </w:rPr>
                <w:t>might</w:t>
              </w:r>
              <w:r w:rsidR="004F11B4">
                <w:rPr>
                  <w:rFonts w:ascii="Arial" w:hAnsi="Arial" w:cs="Arial"/>
                  <w:color w:val="000000"/>
                  <w:sz w:val="21"/>
                  <w:szCs w:val="21"/>
                </w:rPr>
                <w:t xml:space="preserve"> </w:t>
              </w:r>
              <w:r w:rsidR="004F11B4">
                <w:rPr>
                  <w:rFonts w:ascii="Arial" w:hAnsi="Arial" w:cs="Arial"/>
                  <w:color w:val="000000"/>
                  <w:sz w:val="21"/>
                  <w:szCs w:val="21"/>
                </w:rPr>
                <w:t>get</w:t>
              </w:r>
              <w:r w:rsidR="004F11B4">
                <w:rPr>
                  <w:rFonts w:ascii="Arial" w:hAnsi="Arial" w:cs="Arial"/>
                  <w:color w:val="000000"/>
                  <w:sz w:val="21"/>
                  <w:szCs w:val="21"/>
                </w:rPr>
                <w:t xml:space="preserve"> replaced by AI chat-bots powered by </w:t>
              </w:r>
            </w:ins>
            <w:ins w:id="532" w:author="BATJARGAL Tuguldur" w:date="2017-12-21T11:00:00Z">
              <w:r w:rsidR="004A4D13">
                <w:rPr>
                  <w:rFonts w:ascii="Arial" w:hAnsi="Arial" w:cs="Arial"/>
                  <w:color w:val="000000"/>
                  <w:sz w:val="21"/>
                  <w:szCs w:val="21"/>
                </w:rPr>
                <w:t>IBM’s</w:t>
              </w:r>
            </w:ins>
            <w:ins w:id="533" w:author="BATJARGAL Tuguldur" w:date="2017-12-21T10:52:00Z">
              <w:r w:rsidR="004F11B4">
                <w:rPr>
                  <w:rFonts w:ascii="Arial" w:hAnsi="Arial" w:cs="Arial"/>
                  <w:color w:val="000000"/>
                  <w:sz w:val="21"/>
                  <w:szCs w:val="21"/>
                </w:rPr>
                <w:t xml:space="preserve"> Watson. But, humans will still be in the loop where complex questions directed to customer service agents. </w:t>
              </w:r>
            </w:ins>
          </w:p>
          <w:p w14:paraId="532E7117" w14:textId="37B560D7" w:rsidR="006C32A2" w:rsidRPr="00186A53" w:rsidRDefault="004A4D13" w:rsidP="00D27089">
            <w:pPr>
              <w:pStyle w:val="NormalWeb"/>
              <w:spacing w:before="0" w:beforeAutospacing="0" w:after="240" w:afterAutospacing="0"/>
              <w:jc w:val="both"/>
              <w:rPr>
                <w:ins w:id="534" w:author="BATJARGAL Tuguldur" w:date="2017-12-20T10:51:00Z"/>
                <w:rFonts w:ascii="Arial" w:hAnsi="Arial" w:cs="Arial"/>
                <w:b/>
                <w:color w:val="000000"/>
                <w:sz w:val="21"/>
                <w:szCs w:val="21"/>
              </w:rPr>
            </w:pPr>
            <w:ins w:id="535" w:author="BATJARGAL Tuguldur" w:date="2017-12-21T10:59:00Z">
              <w:r>
                <w:rPr>
                  <w:rFonts w:ascii="Arial" w:hAnsi="Arial" w:cs="Arial"/>
                  <w:b/>
                  <w:color w:val="000000"/>
                  <w:sz w:val="21"/>
                  <w:szCs w:val="21"/>
                </w:rPr>
                <w:t>Plan of action</w:t>
              </w:r>
            </w:ins>
          </w:p>
          <w:p w14:paraId="4450D7A5" w14:textId="6523E7E3" w:rsidR="006C32A2" w:rsidRDefault="006C32A2" w:rsidP="00300D35">
            <w:pPr>
              <w:spacing w:after="240"/>
              <w:rPr>
                <w:ins w:id="536" w:author="BATJARGAL Tuguldur" w:date="2017-12-21T11:17:00Z"/>
                <w:rFonts w:eastAsia="Times New Roman" w:cs="Arial"/>
                <w:color w:val="000000"/>
                <w:szCs w:val="21"/>
              </w:rPr>
            </w:pPr>
            <w:ins w:id="537" w:author="BATJARGAL Tuguldur" w:date="2017-12-21T11:08:00Z">
              <w:r>
                <w:rPr>
                  <w:rFonts w:eastAsia="Times New Roman" w:cs="Arial"/>
                  <w:color w:val="000000"/>
                  <w:szCs w:val="21"/>
                </w:rPr>
                <w:t>AI initiatives will require</w:t>
              </w:r>
            </w:ins>
            <w:ins w:id="538" w:author="BATJARGAL Tuguldur" w:date="2017-12-21T11:09:00Z">
              <w:r>
                <w:rPr>
                  <w:rFonts w:eastAsia="Times New Roman" w:cs="Arial"/>
                  <w:color w:val="000000"/>
                  <w:szCs w:val="21"/>
                </w:rPr>
                <w:t xml:space="preserve"> both</w:t>
              </w:r>
            </w:ins>
            <w:ins w:id="539" w:author="BATJARGAL Tuguldur" w:date="2017-12-21T11:08:00Z">
              <w:r>
                <w:rPr>
                  <w:rFonts w:eastAsia="Times New Roman" w:cs="Arial"/>
                  <w:color w:val="000000"/>
                  <w:szCs w:val="21"/>
                </w:rPr>
                <w:t xml:space="preserve"> technical consideration and </w:t>
              </w:r>
            </w:ins>
            <w:ins w:id="540" w:author="BATJARGAL Tuguldur" w:date="2017-12-21T11:09:00Z">
              <w:r>
                <w:rPr>
                  <w:rFonts w:eastAsia="Times New Roman" w:cs="Arial"/>
                  <w:color w:val="000000"/>
                  <w:szCs w:val="21"/>
                </w:rPr>
                <w:t>organizational</w:t>
              </w:r>
            </w:ins>
            <w:ins w:id="541" w:author="BATJARGAL Tuguldur" w:date="2017-12-21T11:08:00Z">
              <w:r>
                <w:rPr>
                  <w:rFonts w:eastAsia="Times New Roman" w:cs="Arial"/>
                  <w:color w:val="000000"/>
                  <w:szCs w:val="21"/>
                </w:rPr>
                <w:t xml:space="preserve"> </w:t>
              </w:r>
            </w:ins>
            <w:ins w:id="542" w:author="BATJARGAL Tuguldur" w:date="2017-12-21T11:15:00Z">
              <w:r w:rsidR="00B83792">
                <w:rPr>
                  <w:rFonts w:eastAsia="Times New Roman" w:cs="Arial"/>
                  <w:color w:val="000000"/>
                  <w:szCs w:val="21"/>
                </w:rPr>
                <w:t>cultural</w:t>
              </w:r>
            </w:ins>
            <w:ins w:id="543" w:author="BATJARGAL Tuguldur" w:date="2017-12-21T11:09:00Z">
              <w:r>
                <w:rPr>
                  <w:rFonts w:eastAsia="Times New Roman" w:cs="Arial"/>
                  <w:color w:val="000000"/>
                  <w:szCs w:val="21"/>
                </w:rPr>
                <w:t xml:space="preserve"> change. </w:t>
              </w:r>
            </w:ins>
            <w:ins w:id="544" w:author="BATJARGAL Tuguldur" w:date="2017-12-21T11:10:00Z">
              <w:r>
                <w:rPr>
                  <w:rFonts w:eastAsia="Times New Roman" w:cs="Arial"/>
                  <w:color w:val="000000"/>
                  <w:szCs w:val="21"/>
                </w:rPr>
                <w:t xml:space="preserve">Since we are a financial service </w:t>
              </w:r>
            </w:ins>
            <w:ins w:id="545" w:author="BATJARGAL Tuguldur" w:date="2017-12-21T11:11:00Z">
              <w:r>
                <w:rPr>
                  <w:rFonts w:eastAsia="Times New Roman" w:cs="Arial"/>
                  <w:color w:val="000000"/>
                  <w:szCs w:val="21"/>
                </w:rPr>
                <w:t>organization</w:t>
              </w:r>
            </w:ins>
            <w:ins w:id="546" w:author="BATJARGAL Tuguldur" w:date="2017-12-21T11:10:00Z">
              <w:r>
                <w:rPr>
                  <w:rFonts w:eastAsia="Times New Roman" w:cs="Arial"/>
                  <w:color w:val="000000"/>
                  <w:szCs w:val="21"/>
                </w:rPr>
                <w:t>,</w:t>
              </w:r>
            </w:ins>
            <w:ins w:id="547" w:author="BATJARGAL Tuguldur" w:date="2017-12-21T11:11:00Z">
              <w:r>
                <w:rPr>
                  <w:rFonts w:eastAsia="Times New Roman" w:cs="Arial"/>
                  <w:color w:val="000000"/>
                  <w:szCs w:val="21"/>
                </w:rPr>
                <w:t xml:space="preserve"> technical considerations will be easier to complete. </w:t>
              </w:r>
              <w:r w:rsidR="00CC134C">
                <w:rPr>
                  <w:rFonts w:eastAsia="Times New Roman" w:cs="Arial"/>
                  <w:color w:val="000000"/>
                  <w:szCs w:val="21"/>
                </w:rPr>
                <w:t>We will</w:t>
              </w:r>
            </w:ins>
            <w:ins w:id="548" w:author="BATJARGAL Tuguldur" w:date="2017-12-21T11:31:00Z">
              <w:r w:rsidR="000A236A">
                <w:rPr>
                  <w:rFonts w:eastAsia="Times New Roman" w:cs="Arial"/>
                  <w:color w:val="000000"/>
                  <w:szCs w:val="21"/>
                </w:rPr>
                <w:t xml:space="preserve"> be</w:t>
              </w:r>
            </w:ins>
            <w:ins w:id="549" w:author="BATJARGAL Tuguldur" w:date="2017-12-21T11:11:00Z">
              <w:r w:rsidR="00CC134C">
                <w:rPr>
                  <w:rFonts w:eastAsia="Times New Roman" w:cs="Arial"/>
                  <w:color w:val="000000"/>
                  <w:szCs w:val="21"/>
                </w:rPr>
                <w:t xml:space="preserve"> most likely to require third-party suppliers</w:t>
              </w:r>
            </w:ins>
            <w:ins w:id="550" w:author="BATJARGAL Tuguldur" w:date="2017-12-21T11:12:00Z">
              <w:r w:rsidR="00CC134C">
                <w:rPr>
                  <w:rFonts w:eastAsia="Times New Roman" w:cs="Arial"/>
                  <w:color w:val="000000"/>
                  <w:szCs w:val="21"/>
                </w:rPr>
                <w:t xml:space="preserve"> (e.g. IBM or Cogito)</w:t>
              </w:r>
            </w:ins>
            <w:ins w:id="551" w:author="BATJARGAL Tuguldur" w:date="2017-12-21T11:11:00Z">
              <w:r w:rsidR="00CC134C">
                <w:rPr>
                  <w:rFonts w:eastAsia="Times New Roman" w:cs="Arial"/>
                  <w:color w:val="000000"/>
                  <w:szCs w:val="21"/>
                </w:rPr>
                <w:t xml:space="preserve"> to impleme</w:t>
              </w:r>
            </w:ins>
            <w:ins w:id="552" w:author="BATJARGAL Tuguldur" w:date="2017-12-21T11:13:00Z">
              <w:r w:rsidR="00CC134C">
                <w:rPr>
                  <w:rFonts w:eastAsia="Times New Roman" w:cs="Arial"/>
                  <w:color w:val="000000"/>
                  <w:szCs w:val="21"/>
                </w:rPr>
                <w:t>nt our AI initiatives.</w:t>
              </w:r>
            </w:ins>
            <w:ins w:id="553" w:author="BATJARGAL Tuguldur" w:date="2017-12-21T11:26:00Z">
              <w:r w:rsidR="000060B5">
                <w:rPr>
                  <w:rFonts w:eastAsia="Times New Roman" w:cs="Arial"/>
                  <w:color w:val="000000"/>
                  <w:szCs w:val="21"/>
                </w:rPr>
                <w:t xml:space="preserve"> The organization will need new skills </w:t>
              </w:r>
            </w:ins>
            <w:ins w:id="554" w:author="BATJARGAL Tuguldur" w:date="2017-12-21T11:27:00Z">
              <w:r w:rsidR="000060B5">
                <w:rPr>
                  <w:rFonts w:eastAsia="Times New Roman" w:cs="Arial"/>
                  <w:color w:val="000000"/>
                  <w:szCs w:val="21"/>
                </w:rPr>
                <w:t>to implement those AI initiatives. New skills can</w:t>
              </w:r>
            </w:ins>
            <w:ins w:id="555" w:author="BATJARGAL Tuguldur" w:date="2017-12-21T11:29:00Z">
              <w:r w:rsidR="000060B5">
                <w:rPr>
                  <w:rFonts w:eastAsia="Times New Roman" w:cs="Arial"/>
                  <w:color w:val="000000"/>
                  <w:szCs w:val="21"/>
                </w:rPr>
                <w:t xml:space="preserve"> be</w:t>
              </w:r>
            </w:ins>
            <w:ins w:id="556" w:author="BATJARGAL Tuguldur" w:date="2017-12-21T11:27:00Z">
              <w:r w:rsidR="000060B5">
                <w:rPr>
                  <w:rFonts w:eastAsia="Times New Roman" w:cs="Arial"/>
                  <w:color w:val="000000"/>
                  <w:szCs w:val="21"/>
                </w:rPr>
                <w:t xml:space="preserve"> acquired, but it will be preferable if we could retrain our current workforce. </w:t>
              </w:r>
            </w:ins>
            <w:ins w:id="557" w:author="BATJARGAL Tuguldur" w:date="2017-12-21T11:14:00Z">
              <w:r w:rsidR="00B83792">
                <w:rPr>
                  <w:rFonts w:eastAsia="Times New Roman" w:cs="Arial"/>
                  <w:color w:val="000000"/>
                  <w:szCs w:val="21"/>
                </w:rPr>
                <w:t xml:space="preserve">On the other hand, organizational </w:t>
              </w:r>
            </w:ins>
            <w:ins w:id="558" w:author="BATJARGAL Tuguldur" w:date="2017-12-21T11:15:00Z">
              <w:r w:rsidR="00B83792">
                <w:rPr>
                  <w:rFonts w:eastAsia="Times New Roman" w:cs="Arial"/>
                  <w:color w:val="000000"/>
                  <w:szCs w:val="21"/>
                </w:rPr>
                <w:t>cultural</w:t>
              </w:r>
            </w:ins>
            <w:ins w:id="559" w:author="BATJARGAL Tuguldur" w:date="2017-12-21T11:14:00Z">
              <w:r w:rsidR="00B83792">
                <w:rPr>
                  <w:rFonts w:eastAsia="Times New Roman" w:cs="Arial"/>
                  <w:color w:val="000000"/>
                  <w:szCs w:val="21"/>
                </w:rPr>
                <w:t xml:space="preserve"> change </w:t>
              </w:r>
            </w:ins>
            <w:ins w:id="560" w:author="BATJARGAL Tuguldur" w:date="2017-12-21T11:15:00Z">
              <w:r w:rsidR="00B83792">
                <w:rPr>
                  <w:rFonts w:eastAsia="Times New Roman" w:cs="Arial"/>
                  <w:color w:val="000000"/>
                  <w:szCs w:val="21"/>
                </w:rPr>
                <w:t>will be more complicated to plan and complete.</w:t>
              </w:r>
            </w:ins>
          </w:p>
          <w:p w14:paraId="4D5AB75B" w14:textId="600B40D3" w:rsidR="00B83792" w:rsidRDefault="00B83792" w:rsidP="00300D35">
            <w:pPr>
              <w:spacing w:after="240"/>
              <w:rPr>
                <w:ins w:id="561" w:author="BATJARGAL Tuguldur" w:date="2017-12-21T11:22:00Z"/>
                <w:rFonts w:eastAsia="Times New Roman" w:cs="Arial"/>
                <w:color w:val="000000"/>
                <w:szCs w:val="21"/>
              </w:rPr>
            </w:pPr>
            <w:ins w:id="562" w:author="BATJARGAL Tuguldur" w:date="2017-12-21T11:17:00Z">
              <w:r>
                <w:rPr>
                  <w:rFonts w:eastAsia="Times New Roman" w:cs="Arial"/>
                  <w:color w:val="000000"/>
                  <w:szCs w:val="21"/>
                </w:rPr>
                <w:t xml:space="preserve">AI initiatives will require C-level executives to promote and facilitate the organization’s strategy. Those C-level executives must be champion of change to </w:t>
              </w:r>
            </w:ins>
            <w:ins w:id="563" w:author="BATJARGAL Tuguldur" w:date="2017-12-21T11:21:00Z">
              <w:r>
                <w:rPr>
                  <w:rFonts w:eastAsia="Times New Roman" w:cs="Arial"/>
                  <w:color w:val="000000"/>
                  <w:szCs w:val="21"/>
                </w:rPr>
                <w:t>influence</w:t>
              </w:r>
            </w:ins>
            <w:ins w:id="564" w:author="BATJARGAL Tuguldur" w:date="2017-12-21T11:17:00Z">
              <w:r>
                <w:rPr>
                  <w:rFonts w:eastAsia="Times New Roman" w:cs="Arial"/>
                  <w:color w:val="000000"/>
                  <w:szCs w:val="21"/>
                </w:rPr>
                <w:t xml:space="preserve"> and communicate the new cultural </w:t>
              </w:r>
            </w:ins>
            <w:ins w:id="565" w:author="BATJARGAL Tuguldur" w:date="2017-12-21T11:18:00Z">
              <w:r>
                <w:rPr>
                  <w:rFonts w:eastAsia="Times New Roman" w:cs="Arial"/>
                  <w:color w:val="000000"/>
                  <w:szCs w:val="21"/>
                </w:rPr>
                <w:t xml:space="preserve">and behavioral change </w:t>
              </w:r>
            </w:ins>
            <w:ins w:id="566" w:author="BATJARGAL Tuguldur" w:date="2017-12-21T11:17:00Z">
              <w:r>
                <w:rPr>
                  <w:rFonts w:eastAsia="Times New Roman" w:cs="Arial"/>
                  <w:color w:val="000000"/>
                  <w:szCs w:val="21"/>
                </w:rPr>
                <w:t>in</w:t>
              </w:r>
            </w:ins>
            <w:ins w:id="567" w:author="BATJARGAL Tuguldur" w:date="2017-12-21T11:18:00Z">
              <w:r>
                <w:rPr>
                  <w:rFonts w:eastAsia="Times New Roman" w:cs="Arial"/>
                  <w:color w:val="000000"/>
                  <w:szCs w:val="21"/>
                </w:rPr>
                <w:t xml:space="preserve"> the organization.</w:t>
              </w:r>
            </w:ins>
            <w:ins w:id="568" w:author="BATJARGAL Tuguldur" w:date="2017-12-21T11:19:00Z">
              <w:r>
                <w:rPr>
                  <w:rFonts w:eastAsia="Times New Roman" w:cs="Arial"/>
                  <w:color w:val="000000"/>
                  <w:szCs w:val="21"/>
                </w:rPr>
                <w:t xml:space="preserve"> The cultural and behavioral change will be a difficult task </w:t>
              </w:r>
            </w:ins>
            <w:ins w:id="569" w:author="BATJARGAL Tuguldur" w:date="2017-12-21T11:20:00Z">
              <w:r>
                <w:rPr>
                  <w:rFonts w:eastAsia="Times New Roman" w:cs="Arial"/>
                  <w:color w:val="000000"/>
                  <w:szCs w:val="21"/>
                </w:rPr>
                <w:t xml:space="preserve">to complete. There will be </w:t>
              </w:r>
            </w:ins>
            <w:ins w:id="570" w:author="BATJARGAL Tuguldur" w:date="2017-12-21T11:29:00Z">
              <w:r w:rsidR="000060B5">
                <w:rPr>
                  <w:rFonts w:eastAsia="Times New Roman" w:cs="Arial"/>
                  <w:color w:val="000000"/>
                  <w:szCs w:val="21"/>
                </w:rPr>
                <w:t xml:space="preserve">a </w:t>
              </w:r>
            </w:ins>
            <w:ins w:id="571" w:author="BATJARGAL Tuguldur" w:date="2017-12-21T11:20:00Z">
              <w:r>
                <w:rPr>
                  <w:rFonts w:eastAsia="Times New Roman" w:cs="Arial"/>
                  <w:color w:val="000000"/>
                  <w:szCs w:val="21"/>
                </w:rPr>
                <w:t xml:space="preserve">loss of jobs in the organization due to AI applications. But, we need to reassure that AI effects work rather than a job. </w:t>
              </w:r>
            </w:ins>
          </w:p>
          <w:p w14:paraId="0B7D4ABF" w14:textId="7FD0EC8C" w:rsidR="000406A3" w:rsidRPr="000A236A" w:rsidRDefault="00B83792" w:rsidP="000A236A">
            <w:pPr>
              <w:spacing w:after="240"/>
              <w:rPr>
                <w:ins w:id="572" w:author="BATJARGAL Tuguldur" w:date="2017-12-20T11:28:00Z"/>
                <w:rFonts w:eastAsia="Times New Roman" w:cs="Arial"/>
                <w:color w:val="000000"/>
                <w:szCs w:val="21"/>
              </w:rPr>
            </w:pPr>
            <w:ins w:id="573" w:author="BATJARGAL Tuguldur" w:date="2017-12-21T11:22:00Z">
              <w:r>
                <w:rPr>
                  <w:rFonts w:eastAsia="Times New Roman" w:cs="Arial"/>
                  <w:color w:val="000000"/>
                  <w:szCs w:val="21"/>
                </w:rPr>
                <w:t>Most work in the organization will continue to exist, but AI will make traditions jobs more fluid and efficient</w:t>
              </w:r>
              <w:r>
                <w:rPr>
                  <w:rFonts w:eastAsia="Times New Roman" w:cs="Arial"/>
                  <w:color w:val="000000"/>
                  <w:szCs w:val="21"/>
                </w:rPr>
                <w:t>.</w:t>
              </w:r>
            </w:ins>
            <w:ins w:id="574" w:author="BATJARGAL Tuguldur" w:date="2017-12-21T11:23:00Z">
              <w:r>
                <w:rPr>
                  <w:rFonts w:eastAsia="Times New Roman" w:cs="Arial"/>
                  <w:color w:val="000000"/>
                  <w:szCs w:val="21"/>
                </w:rPr>
                <w:t xml:space="preserve"> For example, we need to teach our AI chat-bot to be sympathetic and fair to our customers. </w:t>
              </w:r>
            </w:ins>
            <w:ins w:id="575" w:author="BATJARGAL Tuguldur" w:date="2017-12-21T11:32:00Z">
              <w:r w:rsidR="000A236A">
                <w:rPr>
                  <w:rFonts w:eastAsia="Times New Roman" w:cs="Arial"/>
                  <w:color w:val="000000"/>
                  <w:szCs w:val="21"/>
                </w:rPr>
                <w:t xml:space="preserve">AI </w:t>
              </w:r>
            </w:ins>
            <w:ins w:id="576" w:author="BATJARGAL Tuguldur" w:date="2017-12-21T11:33:00Z">
              <w:r w:rsidR="000A236A">
                <w:rPr>
                  <w:rFonts w:eastAsia="Times New Roman" w:cs="Arial"/>
                  <w:color w:val="000000"/>
                  <w:szCs w:val="21"/>
                </w:rPr>
                <w:t>initiatives</w:t>
              </w:r>
            </w:ins>
            <w:ins w:id="577" w:author="BATJARGAL Tuguldur" w:date="2017-12-21T11:23:00Z">
              <w:r w:rsidR="000A236A">
                <w:rPr>
                  <w:rFonts w:eastAsia="Times New Roman" w:cs="Arial"/>
                  <w:color w:val="000000"/>
                  <w:szCs w:val="21"/>
                </w:rPr>
                <w:t xml:space="preserve"> bring</w:t>
              </w:r>
              <w:r>
                <w:rPr>
                  <w:rFonts w:eastAsia="Times New Roman" w:cs="Arial"/>
                  <w:color w:val="000000"/>
                  <w:szCs w:val="21"/>
                </w:rPr>
                <w:t xml:space="preserve"> a</w:t>
              </w:r>
            </w:ins>
            <w:ins w:id="578" w:author="BATJARGAL Tuguldur" w:date="2017-12-21T11:24:00Z">
              <w:r>
                <w:rPr>
                  <w:rFonts w:eastAsia="Times New Roman" w:cs="Arial"/>
                  <w:color w:val="000000"/>
                  <w:szCs w:val="21"/>
                </w:rPr>
                <w:t>n</w:t>
              </w:r>
            </w:ins>
            <w:ins w:id="579" w:author="BATJARGAL Tuguldur" w:date="2017-12-21T11:23:00Z">
              <w:r>
                <w:rPr>
                  <w:rFonts w:eastAsia="Times New Roman" w:cs="Arial"/>
                  <w:color w:val="000000"/>
                  <w:szCs w:val="21"/>
                </w:rPr>
                <w:t xml:space="preserve"> </w:t>
              </w:r>
            </w:ins>
            <w:ins w:id="580" w:author="BATJARGAL Tuguldur" w:date="2017-12-21T11:24:00Z">
              <w:r>
                <w:rPr>
                  <w:rFonts w:eastAsia="Times New Roman" w:cs="Arial"/>
                  <w:color w:val="000000"/>
                  <w:szCs w:val="21"/>
                </w:rPr>
                <w:t>opportunity</w:t>
              </w:r>
            </w:ins>
            <w:ins w:id="581" w:author="BATJARGAL Tuguldur" w:date="2017-12-21T11:23:00Z">
              <w:r>
                <w:rPr>
                  <w:rFonts w:eastAsia="Times New Roman" w:cs="Arial"/>
                  <w:color w:val="000000"/>
                  <w:szCs w:val="21"/>
                </w:rPr>
                <w:t xml:space="preserve"> </w:t>
              </w:r>
            </w:ins>
            <w:ins w:id="582" w:author="BATJARGAL Tuguldur" w:date="2017-12-21T11:24:00Z">
              <w:r>
                <w:rPr>
                  <w:rFonts w:eastAsia="Times New Roman" w:cs="Arial"/>
                  <w:color w:val="000000"/>
                  <w:szCs w:val="21"/>
                </w:rPr>
                <w:t>to retrain or skill former customer servic</w:t>
              </w:r>
              <w:r w:rsidR="000060B5">
                <w:rPr>
                  <w:rFonts w:eastAsia="Times New Roman" w:cs="Arial"/>
                  <w:color w:val="000000"/>
                  <w:szCs w:val="21"/>
                </w:rPr>
                <w:t>e agents into a new AI training jobs.</w:t>
              </w:r>
            </w:ins>
            <w:ins w:id="583" w:author="BATJARGAL Tuguldur" w:date="2017-12-21T11:25:00Z">
              <w:r w:rsidR="000060B5">
                <w:rPr>
                  <w:rFonts w:eastAsia="Times New Roman" w:cs="Arial"/>
                  <w:color w:val="000000"/>
                  <w:szCs w:val="21"/>
                </w:rPr>
                <w:t xml:space="preserve"> </w:t>
              </w:r>
            </w:ins>
            <w:ins w:id="584" w:author="BATJARGAL Tuguldur" w:date="2017-12-21T11:33:00Z">
              <w:r w:rsidR="000A236A">
                <w:rPr>
                  <w:rFonts w:eastAsia="Times New Roman" w:cs="Arial"/>
                  <w:color w:val="000000"/>
                  <w:szCs w:val="21"/>
                </w:rPr>
                <w:t>The</w:t>
              </w:r>
            </w:ins>
            <w:ins w:id="585" w:author="BATJARGAL Tuguldur" w:date="2017-12-21T11:25:00Z">
              <w:r w:rsidR="000060B5">
                <w:rPr>
                  <w:rFonts w:eastAsia="Times New Roman" w:cs="Arial"/>
                  <w:color w:val="000000"/>
                  <w:szCs w:val="21"/>
                </w:rPr>
                <w:t xml:space="preserve"> managerial position must adapt to new AI working environment</w:t>
              </w:r>
            </w:ins>
            <w:ins w:id="586" w:author="BATJARGAL Tuguldur" w:date="2017-12-21T11:33:00Z">
              <w:r w:rsidR="000A236A">
                <w:rPr>
                  <w:rFonts w:eastAsia="Times New Roman" w:cs="Arial"/>
                  <w:color w:val="000000"/>
                  <w:szCs w:val="21"/>
                </w:rPr>
                <w:t xml:space="preserve"> t</w:t>
              </w:r>
              <w:r w:rsidR="000A236A">
                <w:rPr>
                  <w:rFonts w:eastAsia="Times New Roman" w:cs="Arial"/>
                  <w:color w:val="000000"/>
                  <w:szCs w:val="21"/>
                </w:rPr>
                <w:t>o retrain our workforce</w:t>
              </w:r>
            </w:ins>
            <w:ins w:id="587" w:author="BATJARGAL Tuguldur" w:date="2017-12-21T11:25:00Z">
              <w:r w:rsidR="000060B5">
                <w:rPr>
                  <w:rFonts w:eastAsia="Times New Roman" w:cs="Arial"/>
                  <w:color w:val="000000"/>
                  <w:szCs w:val="21"/>
                </w:rPr>
                <w:t>.</w:t>
              </w:r>
              <w:r w:rsidR="000060B5">
                <w:rPr>
                  <w:rFonts w:cs="Arial"/>
                  <w:color w:val="000000"/>
                  <w:szCs w:val="21"/>
                </w:rPr>
                <w:t xml:space="preserve"> </w:t>
              </w:r>
              <w:r w:rsidR="000060B5">
                <w:rPr>
                  <w:rFonts w:cs="Arial"/>
                  <w:color w:val="000000"/>
                  <w:szCs w:val="21"/>
                </w:rPr>
                <w:t xml:space="preserve">Managers should provide mentoring and emotional support to encourage former </w:t>
              </w:r>
            </w:ins>
            <w:ins w:id="588" w:author="BATJARGAL Tuguldur" w:date="2017-12-21T11:33:00Z">
              <w:r w:rsidR="000A236A">
                <w:rPr>
                  <w:rFonts w:cs="Arial"/>
                  <w:color w:val="000000"/>
                  <w:szCs w:val="21"/>
                </w:rPr>
                <w:t>staffs</w:t>
              </w:r>
            </w:ins>
            <w:ins w:id="589" w:author="BATJARGAL Tuguldur" w:date="2017-12-21T11:25:00Z">
              <w:r w:rsidR="000060B5">
                <w:rPr>
                  <w:rFonts w:cs="Arial"/>
                  <w:color w:val="000000"/>
                  <w:szCs w:val="21"/>
                </w:rPr>
                <w:t xml:space="preserve"> to retrain in newly created roles.</w:t>
              </w:r>
            </w:ins>
            <w:ins w:id="590" w:author="BATJARGAL Tuguldur" w:date="2017-12-21T11:32:00Z">
              <w:r w:rsidR="000A236A">
                <w:rPr>
                  <w:rFonts w:cs="Arial"/>
                  <w:color w:val="000000"/>
                  <w:szCs w:val="21"/>
                </w:rPr>
                <w:t xml:space="preserve"> </w:t>
              </w:r>
              <w:r w:rsidR="000A236A">
                <w:t>Management and C-level executives must see the opportunity of the future.</w:t>
              </w:r>
            </w:ins>
          </w:p>
          <w:p w14:paraId="0BAEBFA8" w14:textId="3C23C418" w:rsidR="008C7F38" w:rsidRDefault="000A236A" w:rsidP="007C1B20">
            <w:pPr>
              <w:spacing w:after="240"/>
              <w:rPr>
                <w:ins w:id="591" w:author="BATJARGAL Tuguldur" w:date="2017-12-21T11:36:00Z"/>
                <w:b/>
              </w:rPr>
            </w:pPr>
            <w:ins w:id="592" w:author="BATJARGAL Tuguldur" w:date="2017-12-21T11:34:00Z">
              <w:r>
                <w:rPr>
                  <w:b/>
                </w:rPr>
                <w:t>Criteria for success</w:t>
              </w:r>
            </w:ins>
          </w:p>
          <w:p w14:paraId="5E7E0A4B" w14:textId="34911A80" w:rsidR="00085FC1" w:rsidRPr="00085FC1" w:rsidRDefault="00085FC1" w:rsidP="007C1B20">
            <w:pPr>
              <w:spacing w:after="240"/>
              <w:rPr>
                <w:ins w:id="593" w:author="BATJARGAL Tuguldur" w:date="2017-12-21T11:34:00Z"/>
              </w:rPr>
            </w:pPr>
            <w:ins w:id="594" w:author="BATJARGAL Tuguldur" w:date="2017-12-21T11:36:00Z">
              <w:r>
                <w:t xml:space="preserve">It is difficult to set </w:t>
              </w:r>
            </w:ins>
            <w:ins w:id="595" w:author="BATJARGAL Tuguldur" w:date="2017-12-21T11:37:00Z">
              <w:r>
                <w:t>criteria</w:t>
              </w:r>
            </w:ins>
            <w:ins w:id="596" w:author="BATJARGAL Tuguldur" w:date="2017-12-21T11:36:00Z">
              <w:r>
                <w:t xml:space="preserve"> for success for AI initiatives </w:t>
              </w:r>
            </w:ins>
            <w:ins w:id="597" w:author="BATJARGAL Tuguldur" w:date="2017-12-21T11:37:00Z">
              <w:r>
                <w:t xml:space="preserve">in the organization. However, </w:t>
              </w:r>
            </w:ins>
            <w:ins w:id="598" w:author="BATJARGAL Tuguldur" w:date="2017-12-21T11:44:00Z">
              <w:r w:rsidR="005E2845">
                <w:t xml:space="preserve">the </w:t>
              </w:r>
            </w:ins>
            <w:ins w:id="599" w:author="BATJARGAL Tuguldur" w:date="2017-12-21T11:37:00Z">
              <w:r>
                <w:t>well-designed roadmap should catalyze and inspire people to realize the AI vision. It</w:t>
              </w:r>
              <w:r w:rsidR="005E2845">
                <w:t xml:space="preserve"> is also important to have well-</w:t>
              </w:r>
              <w:r>
                <w:t>defined criteria for success to motivate people to act on the goal.</w:t>
              </w:r>
            </w:ins>
            <w:ins w:id="600" w:author="BATJARGAL Tuguldur" w:date="2017-12-21T11:39:00Z">
              <w:r>
                <w:t xml:space="preserve"> I have written basic criteria for success:</w:t>
              </w:r>
            </w:ins>
          </w:p>
          <w:p w14:paraId="260D3CF1" w14:textId="77777777" w:rsidR="00085FC1" w:rsidRDefault="00085FC1" w:rsidP="00085FC1">
            <w:pPr>
              <w:pStyle w:val="ListParagraph"/>
              <w:numPr>
                <w:ilvl w:val="0"/>
                <w:numId w:val="6"/>
              </w:numPr>
              <w:spacing w:after="240"/>
              <w:rPr>
                <w:ins w:id="601" w:author="BATJARGAL Tuguldur" w:date="2017-12-21T11:34:00Z"/>
                <w:rFonts w:cs="Arial"/>
                <w:color w:val="000000"/>
                <w:szCs w:val="21"/>
              </w:rPr>
            </w:pPr>
            <w:ins w:id="602" w:author="BATJARGAL Tuguldur" w:date="2017-12-21T11:34:00Z">
              <w:r w:rsidRPr="007151C7">
                <w:rPr>
                  <w:rFonts w:cs="Arial"/>
                  <w:color w:val="000000"/>
                  <w:szCs w:val="21"/>
                </w:rPr>
                <w:t xml:space="preserve">Management must establish a sense of urgency in the organization. </w:t>
              </w:r>
            </w:ins>
          </w:p>
          <w:p w14:paraId="64E7A21F" w14:textId="77777777" w:rsidR="00085FC1" w:rsidRDefault="00085FC1" w:rsidP="00085FC1">
            <w:pPr>
              <w:pStyle w:val="ListParagraph"/>
              <w:numPr>
                <w:ilvl w:val="0"/>
                <w:numId w:val="6"/>
              </w:numPr>
              <w:spacing w:after="240"/>
              <w:rPr>
                <w:ins w:id="603" w:author="BATJARGAL Tuguldur" w:date="2017-12-21T11:34:00Z"/>
                <w:rFonts w:cs="Arial"/>
                <w:color w:val="000000"/>
                <w:szCs w:val="21"/>
              </w:rPr>
            </w:pPr>
            <w:ins w:id="604" w:author="BATJARGAL Tuguldur" w:date="2017-12-21T11:34:00Z">
              <w:r>
                <w:rPr>
                  <w:rFonts w:cs="Arial"/>
                  <w:color w:val="000000"/>
                  <w:szCs w:val="21"/>
                </w:rPr>
                <w:t>Form a coalition of C-level executives, managers and staff</w:t>
              </w:r>
            </w:ins>
          </w:p>
          <w:p w14:paraId="25435E6C" w14:textId="77777777" w:rsidR="00085FC1" w:rsidRDefault="00085FC1" w:rsidP="00085FC1">
            <w:pPr>
              <w:pStyle w:val="ListParagraph"/>
              <w:numPr>
                <w:ilvl w:val="0"/>
                <w:numId w:val="6"/>
              </w:numPr>
              <w:spacing w:after="240"/>
              <w:rPr>
                <w:ins w:id="605" w:author="BATJARGAL Tuguldur" w:date="2017-12-21T11:34:00Z"/>
                <w:rFonts w:cs="Arial"/>
                <w:color w:val="000000"/>
                <w:szCs w:val="21"/>
              </w:rPr>
            </w:pPr>
            <w:ins w:id="606" w:author="BATJARGAL Tuguldur" w:date="2017-12-21T11:34:00Z">
              <w:r>
                <w:rPr>
                  <w:rFonts w:cs="Arial"/>
                  <w:color w:val="000000"/>
                  <w:szCs w:val="21"/>
                </w:rPr>
                <w:t xml:space="preserve">Create a vision for AI initiatives </w:t>
              </w:r>
            </w:ins>
          </w:p>
          <w:p w14:paraId="248A22F0" w14:textId="77777777" w:rsidR="00085FC1" w:rsidRDefault="00085FC1" w:rsidP="00085FC1">
            <w:pPr>
              <w:pStyle w:val="ListParagraph"/>
              <w:numPr>
                <w:ilvl w:val="0"/>
                <w:numId w:val="6"/>
              </w:numPr>
              <w:spacing w:after="240"/>
              <w:rPr>
                <w:ins w:id="607" w:author="BATJARGAL Tuguldur" w:date="2017-12-21T11:34:00Z"/>
                <w:rFonts w:cs="Arial"/>
                <w:color w:val="000000"/>
                <w:szCs w:val="21"/>
              </w:rPr>
            </w:pPr>
            <w:ins w:id="608" w:author="BATJARGAL Tuguldur" w:date="2017-12-21T11:34:00Z">
              <w:r>
                <w:rPr>
                  <w:rFonts w:cs="Arial"/>
                  <w:color w:val="000000"/>
                  <w:szCs w:val="21"/>
                </w:rPr>
                <w:t>Communicate the vision throughout the organization</w:t>
              </w:r>
            </w:ins>
          </w:p>
          <w:p w14:paraId="626B1286" w14:textId="77777777" w:rsidR="00085FC1" w:rsidRDefault="00085FC1" w:rsidP="00085FC1">
            <w:pPr>
              <w:pStyle w:val="ListParagraph"/>
              <w:numPr>
                <w:ilvl w:val="0"/>
                <w:numId w:val="6"/>
              </w:numPr>
              <w:spacing w:after="240"/>
              <w:rPr>
                <w:ins w:id="609" w:author="BATJARGAL Tuguldur" w:date="2017-12-21T11:34:00Z"/>
                <w:rFonts w:cs="Arial"/>
                <w:color w:val="000000"/>
                <w:szCs w:val="21"/>
              </w:rPr>
            </w:pPr>
            <w:ins w:id="610" w:author="BATJARGAL Tuguldur" w:date="2017-12-21T11:34:00Z">
              <w:r>
                <w:rPr>
                  <w:rFonts w:cs="Arial"/>
                  <w:color w:val="000000"/>
                  <w:szCs w:val="21"/>
                </w:rPr>
                <w:t>Empower staff and managers to act on the vision</w:t>
              </w:r>
            </w:ins>
          </w:p>
          <w:p w14:paraId="40B28781" w14:textId="20E8366A" w:rsidR="00085FC1" w:rsidRDefault="005E2845" w:rsidP="00085FC1">
            <w:pPr>
              <w:pStyle w:val="ListParagraph"/>
              <w:numPr>
                <w:ilvl w:val="0"/>
                <w:numId w:val="6"/>
              </w:numPr>
              <w:spacing w:after="240"/>
              <w:rPr>
                <w:ins w:id="611" w:author="BATJARGAL Tuguldur" w:date="2017-12-21T11:34:00Z"/>
                <w:rFonts w:cs="Arial"/>
                <w:color w:val="000000"/>
                <w:szCs w:val="21"/>
              </w:rPr>
            </w:pPr>
            <w:ins w:id="612" w:author="BATJARGAL Tuguldur" w:date="2017-12-21T11:34:00Z">
              <w:r>
                <w:rPr>
                  <w:rFonts w:cs="Arial"/>
                  <w:color w:val="000000"/>
                  <w:szCs w:val="21"/>
                </w:rPr>
                <w:t>Plan for short-</w:t>
              </w:r>
              <w:r w:rsidR="00085FC1">
                <w:rPr>
                  <w:rFonts w:cs="Arial"/>
                  <w:color w:val="000000"/>
                  <w:szCs w:val="21"/>
                </w:rPr>
                <w:t>term win to keep people motivated</w:t>
              </w:r>
            </w:ins>
          </w:p>
          <w:p w14:paraId="1C053E20" w14:textId="77777777" w:rsidR="00085FC1" w:rsidRPr="007151C7" w:rsidRDefault="00085FC1" w:rsidP="00085FC1">
            <w:pPr>
              <w:pStyle w:val="ListParagraph"/>
              <w:numPr>
                <w:ilvl w:val="0"/>
                <w:numId w:val="6"/>
              </w:numPr>
              <w:spacing w:after="240"/>
              <w:rPr>
                <w:ins w:id="613" w:author="BATJARGAL Tuguldur" w:date="2017-12-21T11:34:00Z"/>
                <w:rFonts w:cs="Arial"/>
                <w:color w:val="000000"/>
                <w:szCs w:val="21"/>
              </w:rPr>
            </w:pPr>
            <w:ins w:id="614" w:author="BATJARGAL Tuguldur" w:date="2017-12-21T11:34:00Z">
              <w:r>
                <w:rPr>
                  <w:rFonts w:cs="Arial"/>
                  <w:color w:val="000000"/>
                  <w:szCs w:val="21"/>
                </w:rPr>
                <w:t>Improve and produce more changes and projects relating to AI</w:t>
              </w:r>
            </w:ins>
          </w:p>
          <w:p w14:paraId="60E40128" w14:textId="029092D8" w:rsidR="00085FC1" w:rsidRDefault="005E2845" w:rsidP="007C1B20">
            <w:pPr>
              <w:spacing w:after="240"/>
              <w:rPr>
                <w:ins w:id="615" w:author="BATJARGAL Tuguldur" w:date="2017-12-20T11:39:00Z"/>
                <w:b/>
              </w:rPr>
            </w:pPr>
            <w:ins w:id="616" w:author="BATJARGAL Tuguldur" w:date="2017-12-21T11:42:00Z">
              <w:r>
                <w:rPr>
                  <w:rFonts w:cs="Arial"/>
                  <w:color w:val="000000"/>
                  <w:szCs w:val="21"/>
                </w:rPr>
                <w:t>AI initiatives are not going to be an overnight success. It might take 5-10 years of continuous progress.</w:t>
              </w:r>
              <w:r>
                <w:rPr>
                  <w:rFonts w:cs="Arial"/>
                  <w:color w:val="000000"/>
                  <w:szCs w:val="21"/>
                </w:rPr>
                <w:t xml:space="preserve"> </w:t>
              </w:r>
              <w:r>
                <w:rPr>
                  <w:rFonts w:cs="Arial"/>
                  <w:color w:val="000000"/>
                  <w:szCs w:val="21"/>
                </w:rPr>
                <w:t xml:space="preserve">I </w:t>
              </w:r>
              <w:r>
                <w:rPr>
                  <w:rFonts w:cs="Arial"/>
                  <w:color w:val="000000"/>
                  <w:szCs w:val="21"/>
                </w:rPr>
                <w:t>predict AI initiatives will take five</w:t>
              </w:r>
              <w:r>
                <w:rPr>
                  <w:rFonts w:cs="Arial"/>
                  <w:color w:val="000000"/>
                  <w:szCs w:val="21"/>
                </w:rPr>
                <w:t xml:space="preserve"> years of continuous work</w:t>
              </w:r>
              <w:r>
                <w:rPr>
                  <w:rFonts w:cs="Arial"/>
                  <w:color w:val="000000"/>
                  <w:szCs w:val="21"/>
                </w:rPr>
                <w:t xml:space="preserve"> to be implemented.</w:t>
              </w:r>
            </w:ins>
          </w:p>
          <w:p w14:paraId="425CD261" w14:textId="77777777" w:rsidR="000A2C12" w:rsidRPr="007151C7" w:rsidRDefault="000A2C12" w:rsidP="00FB77FD">
            <w:pPr>
              <w:spacing w:after="240"/>
              <w:rPr>
                <w:ins w:id="617" w:author="BATJARGAL Tuguldur" w:date="2017-12-20T11:48:00Z"/>
                <w:rFonts w:cs="Arial"/>
                <w:b/>
                <w:color w:val="000000"/>
                <w:szCs w:val="21"/>
              </w:rPr>
            </w:pPr>
            <w:ins w:id="618" w:author="BATJARGAL Tuguldur" w:date="2017-12-20T11:48:00Z">
              <w:r w:rsidRPr="007151C7">
                <w:rPr>
                  <w:rFonts w:cs="Arial"/>
                  <w:b/>
                  <w:color w:val="000000"/>
                  <w:szCs w:val="21"/>
                </w:rPr>
                <w:t>Future project</w:t>
              </w:r>
            </w:ins>
          </w:p>
          <w:p w14:paraId="6EC550B9" w14:textId="7C6D5637" w:rsidR="000A2C12" w:rsidRPr="007151C7" w:rsidRDefault="000A2C12" w:rsidP="005E2845">
            <w:pPr>
              <w:spacing w:after="240"/>
              <w:rPr>
                <w:rFonts w:cs="Arial"/>
                <w:color w:val="000000"/>
                <w:szCs w:val="21"/>
              </w:rPr>
            </w:pPr>
            <w:ins w:id="619" w:author="BATJARGAL Tuguldur" w:date="2017-12-20T11:48:00Z">
              <w:r>
                <w:rPr>
                  <w:rFonts w:cs="Arial"/>
                  <w:color w:val="000000"/>
                  <w:szCs w:val="21"/>
                </w:rPr>
                <w:t xml:space="preserve">Those three AI </w:t>
              </w:r>
            </w:ins>
            <w:ins w:id="620" w:author="BATJARGAL Tuguldur" w:date="2017-12-20T11:49:00Z">
              <w:r>
                <w:rPr>
                  <w:rFonts w:cs="Arial"/>
                  <w:color w:val="000000"/>
                  <w:szCs w:val="21"/>
                </w:rPr>
                <w:t>initiatives</w:t>
              </w:r>
            </w:ins>
            <w:ins w:id="621" w:author="BATJARGAL Tuguldur" w:date="2017-12-20T11:48:00Z">
              <w:r>
                <w:rPr>
                  <w:rFonts w:cs="Arial"/>
                  <w:color w:val="000000"/>
                  <w:szCs w:val="21"/>
                </w:rPr>
                <w:t xml:space="preserve"> will </w:t>
              </w:r>
            </w:ins>
            <w:ins w:id="622" w:author="BATJARGAL Tuguldur" w:date="2017-12-21T11:47:00Z">
              <w:r w:rsidR="005E2845">
                <w:rPr>
                  <w:rFonts w:cs="Arial"/>
                  <w:color w:val="000000"/>
                  <w:szCs w:val="21"/>
                </w:rPr>
                <w:t xml:space="preserve">be </w:t>
              </w:r>
            </w:ins>
            <w:ins w:id="623" w:author="BATJARGAL Tuguldur" w:date="2017-12-20T11:49:00Z">
              <w:r>
                <w:rPr>
                  <w:rFonts w:cs="Arial"/>
                  <w:color w:val="000000"/>
                  <w:szCs w:val="21"/>
                </w:rPr>
                <w:t>the foundation of a broader AI strategy</w:t>
              </w:r>
            </w:ins>
            <w:ins w:id="624" w:author="BATJARGAL Tuguldur" w:date="2017-12-20T11:48:00Z">
              <w:r>
                <w:rPr>
                  <w:rFonts w:cs="Arial"/>
                  <w:color w:val="000000"/>
                  <w:szCs w:val="21"/>
                </w:rPr>
                <w:t xml:space="preserve"> </w:t>
              </w:r>
            </w:ins>
            <w:ins w:id="625" w:author="BATJARGAL Tuguldur" w:date="2017-12-20T11:49:00Z">
              <w:r>
                <w:rPr>
                  <w:rFonts w:cs="Arial"/>
                  <w:color w:val="000000"/>
                  <w:szCs w:val="21"/>
                </w:rPr>
                <w:t xml:space="preserve">in my organization. There are </w:t>
              </w:r>
            </w:ins>
            <w:ins w:id="626" w:author="BATJARGAL Tuguldur" w:date="2017-12-21T11:46:00Z">
              <w:r w:rsidR="005E2845">
                <w:rPr>
                  <w:rFonts w:cs="Arial"/>
                  <w:color w:val="000000"/>
                  <w:szCs w:val="21"/>
                </w:rPr>
                <w:t xml:space="preserve">many </w:t>
              </w:r>
            </w:ins>
            <w:ins w:id="627" w:author="BATJARGAL Tuguldur" w:date="2017-12-20T11:49:00Z">
              <w:r>
                <w:rPr>
                  <w:rFonts w:cs="Arial"/>
                  <w:color w:val="000000"/>
                  <w:szCs w:val="21"/>
                </w:rPr>
                <w:t>possible future projects including robotics, such as fully automated branches</w:t>
              </w:r>
            </w:ins>
            <w:ins w:id="628" w:author="BATJARGAL Tuguldur" w:date="2017-12-21T11:45:00Z">
              <w:r w:rsidR="005E2845">
                <w:rPr>
                  <w:rFonts w:cs="Arial"/>
                  <w:color w:val="000000"/>
                  <w:szCs w:val="21"/>
                </w:rPr>
                <w:t xml:space="preserve"> and</w:t>
              </w:r>
            </w:ins>
            <w:ins w:id="629" w:author="BATJARGAL Tuguldur" w:date="2017-12-20T11:49:00Z">
              <w:r>
                <w:rPr>
                  <w:rFonts w:cs="Arial"/>
                  <w:color w:val="000000"/>
                  <w:szCs w:val="21"/>
                </w:rPr>
                <w:t xml:space="preserve"> </w:t>
              </w:r>
            </w:ins>
            <w:ins w:id="630" w:author="BATJARGAL Tuguldur" w:date="2017-12-21T11:46:00Z">
              <w:r w:rsidR="005E2845">
                <w:t>business specific AI assistant to help analyst perform and work more efficiently.</w:t>
              </w:r>
            </w:ins>
          </w:p>
        </w:tc>
      </w:tr>
    </w:tbl>
    <w:p w14:paraId="57601DEC" w14:textId="77777777" w:rsidR="00614F11" w:rsidRPr="00093C47" w:rsidRDefault="00614F11" w:rsidP="008C56B9">
      <w:pPr>
        <w:pStyle w:val="NormalWeb"/>
        <w:spacing w:before="0" w:beforeAutospacing="0" w:after="240" w:afterAutospacing="0"/>
        <w:jc w:val="both"/>
        <w:rPr>
          <w:rFonts w:ascii="Arial" w:hAnsi="Arial" w:cs="Arial"/>
          <w:color w:val="000000"/>
          <w:sz w:val="21"/>
          <w:szCs w:val="21"/>
        </w:rPr>
      </w:pPr>
    </w:p>
    <w:p w14:paraId="09A654F5" w14:textId="77777777" w:rsidR="00B51C18" w:rsidRPr="00093C47" w:rsidRDefault="00B51C18" w:rsidP="008C56B9">
      <w:pPr>
        <w:pStyle w:val="NormalWeb"/>
        <w:spacing w:before="0" w:beforeAutospacing="0" w:after="240" w:afterAutospacing="0"/>
        <w:jc w:val="both"/>
        <w:rPr>
          <w:rFonts w:ascii="Arial" w:hAnsi="Arial" w:cs="Arial"/>
          <w:color w:val="000000"/>
          <w:sz w:val="21"/>
          <w:szCs w:val="21"/>
        </w:rPr>
      </w:pPr>
    </w:p>
    <w:p w14:paraId="260C63F8" w14:textId="77777777" w:rsidR="00DF743C" w:rsidRPr="00093C47" w:rsidRDefault="00DF743C" w:rsidP="008C56B9">
      <w:pPr>
        <w:spacing w:after="240" w:line="240" w:lineRule="auto"/>
      </w:pPr>
    </w:p>
    <w:sectPr w:rsidR="00DF743C" w:rsidRPr="00093C47" w:rsidSect="00121DD2">
      <w:headerReference w:type="even" r:id="rId8"/>
      <w:headerReference w:type="default" r:id="rId9"/>
      <w:footerReference w:type="default" r:id="rId10"/>
      <w:headerReference w:type="first" r:id="rId11"/>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D2C63B" w14:textId="77777777" w:rsidR="00824F55" w:rsidRDefault="00824F55" w:rsidP="00DF743C">
      <w:pPr>
        <w:spacing w:after="0" w:line="240" w:lineRule="auto"/>
      </w:pPr>
      <w:r>
        <w:separator/>
      </w:r>
    </w:p>
  </w:endnote>
  <w:endnote w:type="continuationSeparator" w:id="0">
    <w:p w14:paraId="2E31C35C" w14:textId="77777777" w:rsidR="00824F55" w:rsidRDefault="00824F55" w:rsidP="00DF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Grande">
    <w:charset w:val="00"/>
    <w:family w:val="swiss"/>
    <w:pitch w:val="variable"/>
    <w:sig w:usb0="E1000AEF" w:usb1="5000A1FF" w:usb2="00000000" w:usb3="00000000" w:csb0="000001BF" w:csb1="00000000"/>
  </w:font>
  <w:font w:name="Segoe UI">
    <w:altName w:val="Calibri"/>
    <w:charset w:val="00"/>
    <w:family w:val="swiss"/>
    <w:pitch w:val="variable"/>
    <w:sig w:usb0="E4002EFF" w:usb1="C000E47F" w:usb2="00000009" w:usb3="00000000" w:csb0="000001FF"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F249411" w14:textId="77777777" w:rsidR="00BB40BB" w:rsidRDefault="00BB40BB" w:rsidP="00D15710">
    <w:pPr>
      <w:tabs>
        <w:tab w:val="left" w:pos="1440"/>
      </w:tabs>
      <w:spacing w:after="0" w:line="240" w:lineRule="auto"/>
      <w:rPr>
        <w:rFonts w:eastAsia="Calibri" w:cs="Times New Roman"/>
        <w:noProof/>
      </w:rPr>
    </w:pPr>
  </w:p>
  <w:p w14:paraId="00EF71AE" w14:textId="4CC07A67" w:rsidR="00F96407" w:rsidRPr="00D15710" w:rsidRDefault="00DF743C" w:rsidP="00D15710">
    <w:pPr>
      <w:tabs>
        <w:tab w:val="left" w:pos="1440"/>
      </w:tabs>
      <w:spacing w:after="0" w:line="240" w:lineRule="auto"/>
      <w:rPr>
        <w:rFonts w:eastAsia="Calibri" w:cs="Times New Roman"/>
      </w:rPr>
    </w:pPr>
    <w:r w:rsidRPr="00DF743C">
      <w:rPr>
        <w:rFonts w:eastAsia="Calibri" w:cs="Times New Roman"/>
        <w:noProof/>
        <w:lang w:val="en-GB" w:eastAsia="en-GB"/>
      </w:rPr>
      <mc:AlternateContent>
        <mc:Choice Requires="wps">
          <w:drawing>
            <wp:anchor distT="0" distB="0" distL="114300" distR="114300" simplePos="0" relativeHeight="251667456" behindDoc="0" locked="0" layoutInCell="1" allowOverlap="1" wp14:anchorId="10DCFC01" wp14:editId="08BC7C79">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4151C674"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" strokecolor="#8c8c8c" strokeweight=".5pt">
              <v:stroke endcap="round"/>
            </v:line>
          </w:pict>
        </mc:Fallback>
      </mc:AlternateContent>
    </w:r>
    <w:r w:rsidRPr="00DF743C">
      <w:rPr>
        <w:rFonts w:eastAsia="Calibri" w:cs="Times New Roman"/>
        <w:noProof/>
      </w:rPr>
      <w:t xml:space="preserve"> </w:t>
    </w:r>
  </w:p>
  <w:p w14:paraId="7CE8C29A" w14:textId="77777777" w:rsidR="00F96407" w:rsidRDefault="00D15710" w:rsidP="00DF743C">
    <w:pPr>
      <w:spacing w:after="0" w:line="240" w:lineRule="auto"/>
      <w:rPr>
        <w:rFonts w:eastAsia="Calibri" w:cs="Arial"/>
        <w:b/>
        <w:color w:val="808080"/>
        <w:sz w:val="15"/>
        <w:szCs w:val="15"/>
      </w:rPr>
    </w:pPr>
    <w:r w:rsidRPr="00DF743C">
      <w:rPr>
        <w:rFonts w:eastAsia="Calibri" w:cs="Times New Roman"/>
        <w:noProof/>
        <w:color w:val="808080"/>
        <w:lang w:val="en-GB" w:eastAsia="en-GB"/>
      </w:rPr>
      <w:drawing>
        <wp:anchor distT="0" distB="0" distL="114300" distR="114300" simplePos="0" relativeHeight="251668480" behindDoc="0" locked="0" layoutInCell="1" allowOverlap="1" wp14:anchorId="41FFD3B9" wp14:editId="0E6A28AB">
          <wp:simplePos x="0" y="0"/>
          <wp:positionH relativeFrom="column">
            <wp:posOffset>3267710</wp:posOffset>
          </wp:positionH>
          <wp:positionV relativeFrom="paragraph">
            <wp:posOffset>10795</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7" name="Picture 7"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E761A" w14:textId="77777777" w:rsidR="00DF743C" w:rsidRDefault="00DF743C" w:rsidP="00DF743C">
    <w:pPr>
      <w:spacing w:after="0" w:line="240" w:lineRule="auto"/>
      <w:rPr>
        <w:rFonts w:eastAsia="Calibri" w:cs="Arial"/>
        <w:color w:val="808080"/>
        <w:sz w:val="15"/>
        <w:szCs w:val="15"/>
      </w:rPr>
    </w:pPr>
    <w:r w:rsidRPr="00DF743C">
      <w:rPr>
        <w:rFonts w:eastAsia="Calibri" w:cs="Arial"/>
        <w:b/>
        <w:color w:val="808080"/>
        <w:sz w:val="15"/>
        <w:szCs w:val="15"/>
      </w:rPr>
      <w:t>Tel:</w:t>
    </w:r>
    <w:r w:rsidRPr="00DF743C">
      <w:rPr>
        <w:rFonts w:eastAsia="Calibri" w:cs="Arial"/>
        <w:color w:val="808080"/>
        <w:sz w:val="15"/>
        <w:szCs w:val="15"/>
      </w:rPr>
      <w:t xml:space="preserve"> +1 224 249 3522 | </w:t>
    </w:r>
    <w:r w:rsidRPr="00DF743C">
      <w:rPr>
        <w:rFonts w:eastAsia="Calibri" w:cs="Arial"/>
        <w:b/>
        <w:color w:val="808080"/>
        <w:sz w:val="15"/>
        <w:szCs w:val="15"/>
      </w:rPr>
      <w:t>Email:</w:t>
    </w:r>
    <w:r w:rsidRPr="00DF743C">
      <w:rPr>
        <w:rFonts w:eastAsia="Calibri" w:cs="Arial"/>
        <w:color w:val="808080"/>
        <w:sz w:val="15"/>
        <w:szCs w:val="15"/>
      </w:rPr>
      <w:t xml:space="preserve"> mitsloan@getsmarter.com | </w:t>
    </w:r>
    <w:r w:rsidRPr="00DF743C">
      <w:rPr>
        <w:rFonts w:eastAsia="Calibri" w:cs="Arial"/>
        <w:b/>
        <w:color w:val="808080"/>
        <w:sz w:val="15"/>
        <w:szCs w:val="15"/>
      </w:rPr>
      <w:t>Website:</w:t>
    </w:r>
    <w:r w:rsidRPr="00DF743C">
      <w:rPr>
        <w:rFonts w:eastAsia="Calibri" w:cs="Arial"/>
        <w:color w:val="808080"/>
        <w:sz w:val="15"/>
        <w:szCs w:val="15"/>
      </w:rPr>
      <w:t xml:space="preserve"> getsmarter.com</w:t>
    </w:r>
  </w:p>
  <w:p w14:paraId="76856E87" w14:textId="77777777" w:rsidR="00F96407" w:rsidRPr="00DF743C" w:rsidRDefault="00F96407" w:rsidP="00DF743C">
    <w:pPr>
      <w:spacing w:after="0" w:line="240" w:lineRule="auto"/>
      <w:rPr>
        <w:rFonts w:eastAsia="Times New Roman" w:cs="Arial"/>
        <w:color w:val="808080"/>
        <w:sz w:val="15"/>
        <w:szCs w:val="15"/>
      </w:rPr>
    </w:pPr>
  </w:p>
  <w:p w14:paraId="77EE1BE3" w14:textId="647E82D9" w:rsidR="00DF743C" w:rsidRPr="00DF743C" w:rsidRDefault="00DF743C" w:rsidP="00D15710">
    <w:pPr>
      <w:spacing w:after="0" w:line="240" w:lineRule="auto"/>
      <w:ind w:left="1080" w:firstLine="1350"/>
      <w:jc w:val="center"/>
      <w:rPr>
        <w:rFonts w:eastAsia="MS Mincho" w:cs="Arial"/>
        <w:noProof/>
        <w:color w:val="808080"/>
        <w:sz w:val="15"/>
        <w:szCs w:val="15"/>
      </w:rPr>
    </w:pPr>
    <w:r w:rsidRPr="00DF743C">
      <w:rPr>
        <w:rFonts w:eastAsia="MS Mincho" w:cs="Arial"/>
        <w:color w:val="808080"/>
        <w:sz w:val="15"/>
        <w:szCs w:val="15"/>
      </w:rPr>
      <w:t xml:space="preserve">Page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PAGE </w:instrText>
    </w:r>
    <w:r w:rsidRPr="00DF743C">
      <w:rPr>
        <w:rFonts w:eastAsia="MS Mincho" w:cs="Arial"/>
        <w:color w:val="808080"/>
        <w:sz w:val="15"/>
        <w:szCs w:val="15"/>
      </w:rPr>
      <w:fldChar w:fldCharType="separate"/>
    </w:r>
    <w:r w:rsidR="00646EFC">
      <w:rPr>
        <w:rFonts w:eastAsia="MS Mincho" w:cs="Arial"/>
        <w:noProof/>
        <w:color w:val="808080"/>
        <w:sz w:val="15"/>
        <w:szCs w:val="15"/>
      </w:rPr>
      <w:t>10</w:t>
    </w:r>
    <w:r w:rsidRPr="00DF743C">
      <w:rPr>
        <w:rFonts w:eastAsia="MS Mincho" w:cs="Arial"/>
        <w:color w:val="808080"/>
        <w:sz w:val="15"/>
        <w:szCs w:val="15"/>
      </w:rPr>
      <w:fldChar w:fldCharType="end"/>
    </w:r>
    <w:r w:rsidRPr="00DF743C">
      <w:rPr>
        <w:rFonts w:eastAsia="MS Mincho" w:cs="Arial"/>
        <w:color w:val="808080"/>
        <w:sz w:val="15"/>
        <w:szCs w:val="15"/>
      </w:rPr>
      <w:t xml:space="preserve"> of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NUMPAGES </w:instrText>
    </w:r>
    <w:r w:rsidRPr="00DF743C">
      <w:rPr>
        <w:rFonts w:eastAsia="MS Mincho" w:cs="Arial"/>
        <w:color w:val="808080"/>
        <w:sz w:val="15"/>
        <w:szCs w:val="15"/>
      </w:rPr>
      <w:fldChar w:fldCharType="separate"/>
    </w:r>
    <w:r w:rsidR="00646EFC">
      <w:rPr>
        <w:rFonts w:eastAsia="MS Mincho" w:cs="Arial"/>
        <w:noProof/>
        <w:color w:val="808080"/>
        <w:sz w:val="15"/>
        <w:szCs w:val="15"/>
      </w:rPr>
      <w:t>10</w:t>
    </w:r>
    <w:r w:rsidRPr="00DF743C">
      <w:rPr>
        <w:rFonts w:eastAsia="MS Mincho" w:cs="Arial"/>
        <w:noProof/>
        <w:color w:val="808080"/>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B658F2" w14:textId="77777777" w:rsidR="00824F55" w:rsidRDefault="00824F55" w:rsidP="00DF743C">
      <w:pPr>
        <w:spacing w:after="0" w:line="240" w:lineRule="auto"/>
      </w:pPr>
      <w:r>
        <w:separator/>
      </w:r>
    </w:p>
  </w:footnote>
  <w:footnote w:type="continuationSeparator" w:id="0">
    <w:p w14:paraId="36E2A541" w14:textId="77777777" w:rsidR="00824F55" w:rsidRDefault="00824F55" w:rsidP="00DF743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7AE3A8" w14:textId="77777777" w:rsidR="00DF743C" w:rsidRDefault="00824F55">
    <w:pPr>
      <w:pStyle w:val="Header"/>
    </w:pPr>
    <w:r>
      <w:rPr>
        <w:noProof/>
      </w:rPr>
      <w:pict w14:anchorId="2B712F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3" o:spid="_x0000_s2050" type="#_x0000_t75" style="position:absolute;left:0;text-align:left;margin-left:0;margin-top:0;width:595.25pt;height:842pt;z-index:-251643904;mso-position-horizontal:center;mso-position-horizontal-relative:margin;mso-position-vertical:center;mso-position-vertical-relative:margin" o:allowincell="f">
          <v:imagedata r:id="rId1" o:title="MIT Sloan Csail AI_cover"/>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713126D" w14:textId="77777777" w:rsidR="00DF743C" w:rsidRPr="00DF743C" w:rsidRDefault="00C45EEA" w:rsidP="00DF743C">
    <w:pPr>
      <w:tabs>
        <w:tab w:val="left" w:pos="1440"/>
        <w:tab w:val="center" w:pos="4513"/>
        <w:tab w:val="right" w:pos="9026"/>
      </w:tabs>
      <w:spacing w:after="0" w:line="240" w:lineRule="auto"/>
      <w:rPr>
        <w:rFonts w:eastAsia="Calibri" w:cs="Times New Roman"/>
        <w:vertAlign w:val="subscript"/>
      </w:rPr>
    </w:pPr>
    <w:bookmarkStart w:id="631" w:name="_Hlk492394215"/>
    <w:r w:rsidRPr="00DF743C">
      <w:rPr>
        <w:rFonts w:eastAsia="Calibri" w:cs="Times New Roman"/>
        <w:noProof/>
        <w:sz w:val="10"/>
        <w:szCs w:val="10"/>
        <w:lang w:val="en-GB" w:eastAsia="en-GB"/>
      </w:rPr>
      <w:drawing>
        <wp:anchor distT="0" distB="0" distL="114300" distR="114300" simplePos="0" relativeHeight="251665408" behindDoc="1" locked="0" layoutInCell="1" allowOverlap="1" wp14:anchorId="452A586E" wp14:editId="048F5299">
          <wp:simplePos x="0" y="0"/>
          <wp:positionH relativeFrom="column">
            <wp:posOffset>4476750</wp:posOffset>
          </wp:positionH>
          <wp:positionV relativeFrom="paragraph">
            <wp:posOffset>-104775</wp:posOffset>
          </wp:positionV>
          <wp:extent cx="885825" cy="642329"/>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CSAIL-logo_alone-01.png"/>
                  <pic:cNvPicPr/>
                </pic:nvPicPr>
                <pic:blipFill>
                  <a:blip r:embed="rId1">
                    <a:extLst>
                      <a:ext uri="{28A0092B-C50C-407E-A947-70E740481C1C}">
                        <a14:useLocalDpi xmlns:a14="http://schemas.microsoft.com/office/drawing/2010/main" val="0"/>
                      </a:ext>
                    </a:extLst>
                  </a:blip>
                  <a:stretch>
                    <a:fillRect/>
                  </a:stretch>
                </pic:blipFill>
                <pic:spPr>
                  <a:xfrm>
                    <a:off x="0" y="0"/>
                    <a:ext cx="885825" cy="642329"/>
                  </a:xfrm>
                  <a:prstGeom prst="rect">
                    <a:avLst/>
                  </a:prstGeom>
                </pic:spPr>
              </pic:pic>
            </a:graphicData>
          </a:graphic>
          <wp14:sizeRelH relativeFrom="page">
            <wp14:pctWidth>0</wp14:pctWidth>
          </wp14:sizeRelH>
          <wp14:sizeRelV relativeFrom="page">
            <wp14:pctHeight>0</wp14:pctHeight>
          </wp14:sizeRelV>
        </wp:anchor>
      </w:drawing>
    </w:r>
    <w:r w:rsidR="00121DD2" w:rsidRPr="00DF743C">
      <w:rPr>
        <w:rFonts w:eastAsia="Calibri" w:cs="Times New Roman"/>
        <w:noProof/>
        <w:lang w:val="en-GB" w:eastAsia="en-GB"/>
      </w:rPr>
      <mc:AlternateContent>
        <mc:Choice Requires="wps">
          <w:drawing>
            <wp:anchor distT="0" distB="0" distL="114300" distR="114300" simplePos="0" relativeHeight="251663360" behindDoc="0" locked="0" layoutInCell="1" allowOverlap="1" wp14:anchorId="09607ADF" wp14:editId="555674D5">
              <wp:simplePos x="0" y="0"/>
              <wp:positionH relativeFrom="column">
                <wp:posOffset>-293370</wp:posOffset>
              </wp:positionH>
              <wp:positionV relativeFrom="paragraph">
                <wp:posOffset>591185</wp:posOffset>
              </wp:positionV>
              <wp:extent cx="1117600" cy="342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1117600" cy="342900"/>
                      </a:xfrm>
                      <a:prstGeom prst="rect">
                        <a:avLst/>
                      </a:prstGeom>
                      <a:noFill/>
                      <a:ln>
                        <a:noFill/>
                      </a:ln>
                      <a:effectLst/>
                    </wps:spPr>
                    <wps:txb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07ADF" id="_x0000_t202" coordsize="21600,21600" o:spt="202" path="m0,0l0,21600,21600,21600,21600,0xe">
              <v:stroke joinstyle="miter"/>
              <v:path gradientshapeok="t" o:connecttype="rect"/>
            </v:shapetype>
            <v:shape id="Text Box 13" o:spid="_x0000_s1026" type="#_x0000_t202" style="position:absolute;left:0;text-align:left;margin-left:-23.1pt;margin-top:46.55pt;width:8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" filled="f" stroked="f">
              <v:textbo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v:textbox>
            </v:shape>
          </w:pict>
        </mc:Fallback>
      </mc:AlternateContent>
    </w:r>
    <w:r w:rsidR="00121DD2" w:rsidRPr="00DF743C">
      <w:rPr>
        <w:rFonts w:eastAsia="Calibri" w:cs="Times New Roman"/>
        <w:noProof/>
        <w:lang w:val="en-GB" w:eastAsia="en-GB"/>
      </w:rPr>
      <mc:AlternateContent>
        <mc:Choice Requires="wps">
          <w:drawing>
            <wp:anchor distT="0" distB="0" distL="114300" distR="114300" simplePos="0" relativeHeight="251664384" behindDoc="0" locked="0" layoutInCell="1" allowOverlap="1" wp14:anchorId="70CCF594" wp14:editId="01F625AE">
              <wp:simplePos x="0" y="0"/>
              <wp:positionH relativeFrom="column">
                <wp:posOffset>-259553</wp:posOffset>
              </wp:positionH>
              <wp:positionV relativeFrom="paragraph">
                <wp:posOffset>565490</wp:posOffset>
              </wp:positionV>
              <wp:extent cx="1079060" cy="0"/>
              <wp:effectExtent l="0" t="0" r="13335" b="25400"/>
              <wp:wrapNone/>
              <wp:docPr id="14" name="Straight Connector 14"/>
              <wp:cNvGraphicFramePr/>
              <a:graphic xmlns:a="http://schemas.openxmlformats.org/drawingml/2006/main">
                <a:graphicData uri="http://schemas.microsoft.com/office/word/2010/wordprocessingShape">
                  <wps:wsp>
                    <wps:cNvCnPr/>
                    <wps:spPr>
                      <a:xfrm>
                        <a:off x="0" y="0"/>
                        <a:ext cx="1079060" cy="0"/>
                      </a:xfrm>
                      <a:prstGeom prst="line">
                        <a:avLst/>
                      </a:prstGeom>
                      <a:noFill/>
                      <a:ln w="9525"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6A95970A" id="Straight Connector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5pt,44.55pt" to="64.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" strokecolor="#d9d9d9">
              <v:stroke endcap="round"/>
            </v:line>
          </w:pict>
        </mc:Fallback>
      </mc:AlternateContent>
    </w:r>
    <w:r w:rsidR="00DF743C" w:rsidRPr="00DF743C">
      <w:rPr>
        <w:rFonts w:eastAsia="Calibri" w:cs="Times New Roman"/>
        <w:noProof/>
        <w:vertAlign w:val="subscript"/>
        <w:lang w:val="en-GB" w:eastAsia="en-GB"/>
      </w:rPr>
      <w:drawing>
        <wp:anchor distT="0" distB="0" distL="114300" distR="114300" simplePos="0" relativeHeight="251662336" behindDoc="0" locked="0" layoutInCell="1" allowOverlap="1" wp14:anchorId="5B1041E0" wp14:editId="19BC1B07">
          <wp:simplePos x="0" y="0"/>
          <wp:positionH relativeFrom="column">
            <wp:posOffset>-259611</wp:posOffset>
          </wp:positionH>
          <wp:positionV relativeFrom="paragraph">
            <wp:posOffset>-154276</wp:posOffset>
          </wp:positionV>
          <wp:extent cx="1043305" cy="603885"/>
          <wp:effectExtent l="0" t="0" r="0" b="5715"/>
          <wp:wrapTight wrapText="left">
            <wp:wrapPolygon edited="0">
              <wp:start x="526" y="0"/>
              <wp:lineTo x="0" y="13628"/>
              <wp:lineTo x="0" y="20896"/>
              <wp:lineTo x="21035" y="20896"/>
              <wp:lineTo x="21035" y="12719"/>
              <wp:lineTo x="18405" y="0"/>
              <wp:lineTo x="52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31B6E5CC" w14:textId="77777777" w:rsidR="00DF743C" w:rsidRPr="00DF743C" w:rsidRDefault="00DF743C" w:rsidP="00DF743C">
    <w:pPr>
      <w:tabs>
        <w:tab w:val="left" w:pos="1440"/>
        <w:tab w:val="center" w:pos="4513"/>
        <w:tab w:val="right" w:pos="9026"/>
      </w:tabs>
      <w:spacing w:after="0" w:line="240" w:lineRule="auto"/>
      <w:rPr>
        <w:rFonts w:eastAsia="Calibri" w:cs="Times New Roman"/>
        <w:sz w:val="10"/>
        <w:szCs w:val="10"/>
      </w:rPr>
    </w:pPr>
  </w:p>
  <w:p w14:paraId="509A82DF" w14:textId="77777777" w:rsidR="00DF743C" w:rsidRPr="00DF743C" w:rsidRDefault="00C45EEA" w:rsidP="00DF743C">
    <w:pPr>
      <w:tabs>
        <w:tab w:val="left" w:pos="1440"/>
        <w:tab w:val="center" w:pos="4513"/>
        <w:tab w:val="right" w:pos="9026"/>
      </w:tabs>
      <w:spacing w:after="0" w:line="240" w:lineRule="auto"/>
      <w:rPr>
        <w:rFonts w:eastAsia="Calibri" w:cs="Times New Roman"/>
      </w:rPr>
    </w:pPr>
    <w:r w:rsidRPr="00DF743C">
      <w:rPr>
        <w:rFonts w:eastAsia="Calibri" w:cs="Times New Roman"/>
        <w:noProof/>
        <w:lang w:val="en-GB" w:eastAsia="en-GB"/>
      </w:rPr>
      <mc:AlternateContent>
        <mc:Choice Requires="wps">
          <w:drawing>
            <wp:anchor distT="0" distB="0" distL="114300" distR="114300" simplePos="0" relativeHeight="251661312" behindDoc="0" locked="0" layoutInCell="1" allowOverlap="1" wp14:anchorId="60658E31" wp14:editId="330CE5E9">
              <wp:simplePos x="0" y="0"/>
              <wp:positionH relativeFrom="margin">
                <wp:align>center</wp:align>
              </wp:positionH>
              <wp:positionV relativeFrom="paragraph">
                <wp:posOffset>165735</wp:posOffset>
              </wp:positionV>
              <wp:extent cx="5944870" cy="7620"/>
              <wp:effectExtent l="0" t="0" r="36830" b="30480"/>
              <wp:wrapNone/>
              <wp:docPr id="15" name="Straight Connector 15"/>
              <wp:cNvGraphicFramePr/>
              <a:graphic xmlns:a="http://schemas.openxmlformats.org/drawingml/2006/main">
                <a:graphicData uri="http://schemas.microsoft.com/office/word/2010/wordprocessingShape">
                  <wps:wsp>
                    <wps:cNvCnPr/>
                    <wps:spPr>
                      <a:xfrm>
                        <a:off x="0" y="0"/>
                        <a:ext cx="5944870" cy="7620"/>
                      </a:xfrm>
                      <a:prstGeom prst="line">
                        <a:avLst/>
                      </a:prstGeom>
                      <a:noFill/>
                      <a:ln w="6350"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79E4175F" id="Straight Connector 1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05pt" to="468.1pt,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" strokecolor="#d9d9d9" strokeweight=".5pt">
              <v:stroke endcap="round"/>
              <w10:wrap anchorx="margin"/>
            </v:line>
          </w:pict>
        </mc:Fallback>
      </mc:AlternateContent>
    </w:r>
  </w:p>
  <w:bookmarkEnd w:id="631"/>
  <w:p w14:paraId="529B94F4" w14:textId="77777777" w:rsidR="00DF743C" w:rsidRDefault="00DF743C">
    <w:pPr>
      <w:pStyle w:val="Header"/>
    </w:pPr>
  </w:p>
  <w:p w14:paraId="35AE3CB8" w14:textId="77777777" w:rsidR="0082759F" w:rsidRDefault="0082759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D79752" w14:textId="77777777" w:rsidR="00DF743C" w:rsidRDefault="00824F55">
    <w:pPr>
      <w:pStyle w:val="Header"/>
    </w:pPr>
    <w:r>
      <w:rPr>
        <w:noProof/>
      </w:rPr>
      <w:pict w14:anchorId="73C843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2" o:spid="_x0000_s2049" type="#_x0000_t75" style="position:absolute;left:0;text-align:left;margin-left:0;margin-top:0;width:595.25pt;height:842pt;z-index:-251644928;mso-position-horizontal:center;mso-position-horizontal-relative:margin;mso-position-vertical:center;mso-position-vertical-relative:margin" o:allowincell="f">
          <v:imagedata r:id="rId1" o:title="MIT Sloan Csail AI_cover"/>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36640"/>
    <w:multiLevelType w:val="multilevel"/>
    <w:tmpl w:val="0806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CC144D8"/>
    <w:multiLevelType w:val="hybridMultilevel"/>
    <w:tmpl w:val="CA34B5E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54FA3A9F"/>
    <w:multiLevelType w:val="multilevel"/>
    <w:tmpl w:val="50C6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AF52003"/>
    <w:multiLevelType w:val="hybridMultilevel"/>
    <w:tmpl w:val="124C5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D646D3"/>
    <w:multiLevelType w:val="hybridMultilevel"/>
    <w:tmpl w:val="02F4B174"/>
    <w:lvl w:ilvl="0" w:tplc="2A4E4D24">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E057F4"/>
    <w:multiLevelType w:val="hybridMultilevel"/>
    <w:tmpl w:val="C8FAB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TJARGAL Tuguldur">
    <w15:presenceInfo w15:providerId="None" w15:userId="BATJARGAL Tuguld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trackRevisions/>
  <w:defaultTabStop w:val="7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43C"/>
    <w:rsid w:val="000060B5"/>
    <w:rsid w:val="000251E6"/>
    <w:rsid w:val="00030889"/>
    <w:rsid w:val="0003370E"/>
    <w:rsid w:val="00035A73"/>
    <w:rsid w:val="000406A3"/>
    <w:rsid w:val="00043700"/>
    <w:rsid w:val="00067821"/>
    <w:rsid w:val="00077D15"/>
    <w:rsid w:val="00082129"/>
    <w:rsid w:val="00085FC1"/>
    <w:rsid w:val="000933C4"/>
    <w:rsid w:val="00093C47"/>
    <w:rsid w:val="00095D68"/>
    <w:rsid w:val="000A236A"/>
    <w:rsid w:val="000A2C12"/>
    <w:rsid w:val="000D44C0"/>
    <w:rsid w:val="000D6CEB"/>
    <w:rsid w:val="000F6F97"/>
    <w:rsid w:val="001118C6"/>
    <w:rsid w:val="00121DD2"/>
    <w:rsid w:val="00122562"/>
    <w:rsid w:val="00144397"/>
    <w:rsid w:val="00165708"/>
    <w:rsid w:val="0017715E"/>
    <w:rsid w:val="00186A53"/>
    <w:rsid w:val="001C1D7E"/>
    <w:rsid w:val="001C2F1D"/>
    <w:rsid w:val="0020214B"/>
    <w:rsid w:val="00227132"/>
    <w:rsid w:val="00235ECA"/>
    <w:rsid w:val="00246C68"/>
    <w:rsid w:val="0026494C"/>
    <w:rsid w:val="00264FD3"/>
    <w:rsid w:val="0026617F"/>
    <w:rsid w:val="00275A4F"/>
    <w:rsid w:val="002B61C5"/>
    <w:rsid w:val="00300D35"/>
    <w:rsid w:val="00313050"/>
    <w:rsid w:val="0031635C"/>
    <w:rsid w:val="00316FC2"/>
    <w:rsid w:val="0032154D"/>
    <w:rsid w:val="00323EFF"/>
    <w:rsid w:val="00326ED2"/>
    <w:rsid w:val="00341472"/>
    <w:rsid w:val="00353364"/>
    <w:rsid w:val="00377081"/>
    <w:rsid w:val="00391B03"/>
    <w:rsid w:val="003A796B"/>
    <w:rsid w:val="003B07EB"/>
    <w:rsid w:val="003C2684"/>
    <w:rsid w:val="003C639C"/>
    <w:rsid w:val="003D48D9"/>
    <w:rsid w:val="003D5139"/>
    <w:rsid w:val="003D5E13"/>
    <w:rsid w:val="003D60DF"/>
    <w:rsid w:val="003E0C06"/>
    <w:rsid w:val="003F56D0"/>
    <w:rsid w:val="0041170D"/>
    <w:rsid w:val="00421B5E"/>
    <w:rsid w:val="0042757D"/>
    <w:rsid w:val="00427B83"/>
    <w:rsid w:val="004323CC"/>
    <w:rsid w:val="004326CA"/>
    <w:rsid w:val="00432A07"/>
    <w:rsid w:val="00435934"/>
    <w:rsid w:val="004443D4"/>
    <w:rsid w:val="00455B09"/>
    <w:rsid w:val="00460737"/>
    <w:rsid w:val="004A4D13"/>
    <w:rsid w:val="004A66B0"/>
    <w:rsid w:val="004B52C9"/>
    <w:rsid w:val="004B7386"/>
    <w:rsid w:val="004C334A"/>
    <w:rsid w:val="004D51EA"/>
    <w:rsid w:val="004E2B3E"/>
    <w:rsid w:val="004E31C8"/>
    <w:rsid w:val="004F11B4"/>
    <w:rsid w:val="004F5453"/>
    <w:rsid w:val="00500C50"/>
    <w:rsid w:val="00504D19"/>
    <w:rsid w:val="00520707"/>
    <w:rsid w:val="0052136B"/>
    <w:rsid w:val="005224B2"/>
    <w:rsid w:val="00541FE7"/>
    <w:rsid w:val="00582F44"/>
    <w:rsid w:val="005D7FD4"/>
    <w:rsid w:val="005E2845"/>
    <w:rsid w:val="00614F11"/>
    <w:rsid w:val="006162D2"/>
    <w:rsid w:val="00635BA5"/>
    <w:rsid w:val="0064517D"/>
    <w:rsid w:val="00646EFC"/>
    <w:rsid w:val="00651E06"/>
    <w:rsid w:val="0067477B"/>
    <w:rsid w:val="006748A9"/>
    <w:rsid w:val="006A44FD"/>
    <w:rsid w:val="006A64BE"/>
    <w:rsid w:val="006C0F08"/>
    <w:rsid w:val="006C32A2"/>
    <w:rsid w:val="006C359D"/>
    <w:rsid w:val="006C5181"/>
    <w:rsid w:val="006E5EF6"/>
    <w:rsid w:val="006F2B6B"/>
    <w:rsid w:val="006F5F90"/>
    <w:rsid w:val="006F6982"/>
    <w:rsid w:val="006F7B41"/>
    <w:rsid w:val="007151C7"/>
    <w:rsid w:val="00753146"/>
    <w:rsid w:val="00786443"/>
    <w:rsid w:val="007C1B20"/>
    <w:rsid w:val="00824F55"/>
    <w:rsid w:val="0082759F"/>
    <w:rsid w:val="00831A93"/>
    <w:rsid w:val="00836A40"/>
    <w:rsid w:val="00836D6A"/>
    <w:rsid w:val="00841CE3"/>
    <w:rsid w:val="008421C9"/>
    <w:rsid w:val="0084561B"/>
    <w:rsid w:val="00852212"/>
    <w:rsid w:val="008535DD"/>
    <w:rsid w:val="00860274"/>
    <w:rsid w:val="00873F63"/>
    <w:rsid w:val="008906F4"/>
    <w:rsid w:val="008C0E0B"/>
    <w:rsid w:val="008C56B9"/>
    <w:rsid w:val="008C6912"/>
    <w:rsid w:val="008C7F38"/>
    <w:rsid w:val="008E53BE"/>
    <w:rsid w:val="008F03D4"/>
    <w:rsid w:val="00956998"/>
    <w:rsid w:val="00983D0C"/>
    <w:rsid w:val="009B3D4D"/>
    <w:rsid w:val="009C1E16"/>
    <w:rsid w:val="009C1F9B"/>
    <w:rsid w:val="009E5257"/>
    <w:rsid w:val="00A4493C"/>
    <w:rsid w:val="00A51E56"/>
    <w:rsid w:val="00A53E8E"/>
    <w:rsid w:val="00A67B1A"/>
    <w:rsid w:val="00A71C62"/>
    <w:rsid w:val="00A90E6F"/>
    <w:rsid w:val="00A92A32"/>
    <w:rsid w:val="00AB000D"/>
    <w:rsid w:val="00AB1DC2"/>
    <w:rsid w:val="00AE388B"/>
    <w:rsid w:val="00AF6FDF"/>
    <w:rsid w:val="00B15BA4"/>
    <w:rsid w:val="00B262BF"/>
    <w:rsid w:val="00B26AA3"/>
    <w:rsid w:val="00B27F83"/>
    <w:rsid w:val="00B41F7B"/>
    <w:rsid w:val="00B51C18"/>
    <w:rsid w:val="00B555A2"/>
    <w:rsid w:val="00B61064"/>
    <w:rsid w:val="00B76651"/>
    <w:rsid w:val="00B83792"/>
    <w:rsid w:val="00BB40BB"/>
    <w:rsid w:val="00BC07A1"/>
    <w:rsid w:val="00BF2C44"/>
    <w:rsid w:val="00C3001D"/>
    <w:rsid w:val="00C36DA5"/>
    <w:rsid w:val="00C37F61"/>
    <w:rsid w:val="00C418C0"/>
    <w:rsid w:val="00C45EEA"/>
    <w:rsid w:val="00C6606A"/>
    <w:rsid w:val="00C70775"/>
    <w:rsid w:val="00C7197F"/>
    <w:rsid w:val="00C76026"/>
    <w:rsid w:val="00C838B6"/>
    <w:rsid w:val="00C846B1"/>
    <w:rsid w:val="00C9503C"/>
    <w:rsid w:val="00CA5685"/>
    <w:rsid w:val="00CC134C"/>
    <w:rsid w:val="00CC6D9F"/>
    <w:rsid w:val="00D15710"/>
    <w:rsid w:val="00D2367F"/>
    <w:rsid w:val="00D26766"/>
    <w:rsid w:val="00D27089"/>
    <w:rsid w:val="00D3337B"/>
    <w:rsid w:val="00D508E8"/>
    <w:rsid w:val="00D6341F"/>
    <w:rsid w:val="00D67B5A"/>
    <w:rsid w:val="00D74B42"/>
    <w:rsid w:val="00D90D02"/>
    <w:rsid w:val="00DB7E3F"/>
    <w:rsid w:val="00DC4FA8"/>
    <w:rsid w:val="00DC66A1"/>
    <w:rsid w:val="00DC7D58"/>
    <w:rsid w:val="00DD547D"/>
    <w:rsid w:val="00DD6992"/>
    <w:rsid w:val="00DD73EB"/>
    <w:rsid w:val="00DE02BB"/>
    <w:rsid w:val="00DE339C"/>
    <w:rsid w:val="00DE5A93"/>
    <w:rsid w:val="00DF743C"/>
    <w:rsid w:val="00E51628"/>
    <w:rsid w:val="00E77177"/>
    <w:rsid w:val="00E9251B"/>
    <w:rsid w:val="00E97A12"/>
    <w:rsid w:val="00EB2A48"/>
    <w:rsid w:val="00EB7156"/>
    <w:rsid w:val="00EC3514"/>
    <w:rsid w:val="00ED1695"/>
    <w:rsid w:val="00EF532F"/>
    <w:rsid w:val="00F05CE3"/>
    <w:rsid w:val="00F320E3"/>
    <w:rsid w:val="00F41818"/>
    <w:rsid w:val="00F51144"/>
    <w:rsid w:val="00F62038"/>
    <w:rsid w:val="00F74370"/>
    <w:rsid w:val="00F92DC8"/>
    <w:rsid w:val="00F96407"/>
    <w:rsid w:val="00FA2C58"/>
    <w:rsid w:val="00FB49B9"/>
    <w:rsid w:val="00FB77FD"/>
    <w:rsid w:val="00FC0F81"/>
    <w:rsid w:val="00FC10B4"/>
    <w:rsid w:val="00FC4F4E"/>
    <w:rsid w:val="00FC75C4"/>
    <w:rsid w:val="00FD5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50909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5181"/>
    <w:pPr>
      <w:jc w:val="both"/>
    </w:pPr>
    <w:rPr>
      <w:rFonts w:ascii="Arial" w:hAnsi="Arial"/>
      <w:sz w:val="21"/>
    </w:rPr>
  </w:style>
  <w:style w:type="paragraph" w:styleId="Heading1">
    <w:name w:val="heading 1"/>
    <w:basedOn w:val="Normal"/>
    <w:next w:val="Normal"/>
    <w:link w:val="Heading1Char"/>
    <w:uiPriority w:val="9"/>
    <w:qFormat/>
    <w:rsid w:val="00DF743C"/>
    <w:pPr>
      <w:keepNext/>
      <w:tabs>
        <w:tab w:val="left" w:pos="1440"/>
      </w:tabs>
      <w:spacing w:before="480" w:after="240" w:line="240" w:lineRule="auto"/>
      <w:outlineLvl w:val="0"/>
    </w:pPr>
    <w:rPr>
      <w:rFonts w:eastAsia="Calibri" w:cs="Arial"/>
      <w:b/>
      <w:color w:val="C00000"/>
      <w:sz w:val="36"/>
      <w:szCs w:val="36"/>
      <w:lang w:val="en-ZA"/>
    </w:rPr>
  </w:style>
  <w:style w:type="paragraph" w:styleId="Heading2">
    <w:name w:val="heading 2"/>
    <w:basedOn w:val="Normal"/>
    <w:next w:val="Normal"/>
    <w:link w:val="Heading2Char"/>
    <w:uiPriority w:val="9"/>
    <w:unhideWhenUsed/>
    <w:qFormat/>
    <w:rsid w:val="00DF743C"/>
    <w:pPr>
      <w:keepNext/>
      <w:tabs>
        <w:tab w:val="left" w:pos="1440"/>
      </w:tabs>
      <w:spacing w:before="240" w:after="240" w:line="240" w:lineRule="auto"/>
      <w:outlineLvl w:val="1"/>
    </w:pPr>
    <w:rPr>
      <w:rFonts w:eastAsia="Calibri" w:cs="Arial"/>
      <w:b/>
      <w:color w:val="393D3E"/>
      <w:sz w:val="32"/>
      <w:szCs w:val="32"/>
      <w:shd w:val="clear" w:color="auto" w:fill="FFFFFF"/>
      <w:lang w:val="en-ZA"/>
    </w:rPr>
  </w:style>
  <w:style w:type="paragraph" w:styleId="Heading3">
    <w:name w:val="heading 3"/>
    <w:basedOn w:val="Normal"/>
    <w:next w:val="Normal"/>
    <w:link w:val="Heading3Char"/>
    <w:uiPriority w:val="9"/>
    <w:unhideWhenUsed/>
    <w:qFormat/>
    <w:rsid w:val="00DF743C"/>
    <w:pPr>
      <w:keepNext/>
      <w:tabs>
        <w:tab w:val="left" w:pos="1440"/>
      </w:tabs>
      <w:spacing w:before="240" w:after="240" w:line="240" w:lineRule="auto"/>
      <w:outlineLvl w:val="2"/>
    </w:pPr>
    <w:rPr>
      <w:rFonts w:eastAsia="Calibri" w:cs="Arial"/>
      <w:b/>
      <w:color w:val="545454"/>
      <w:sz w:val="28"/>
      <w:szCs w:val="28"/>
      <w:shd w:val="clear" w:color="auto" w:fill="FFFFFF"/>
      <w:lang w:val="en-ZA"/>
    </w:rPr>
  </w:style>
  <w:style w:type="paragraph" w:styleId="Heading4">
    <w:name w:val="heading 4"/>
    <w:basedOn w:val="Normal"/>
    <w:next w:val="Normal"/>
    <w:link w:val="Heading4Char"/>
    <w:uiPriority w:val="9"/>
    <w:unhideWhenUsed/>
    <w:qFormat/>
    <w:rsid w:val="00DF743C"/>
    <w:pPr>
      <w:keepNext/>
      <w:tabs>
        <w:tab w:val="left" w:pos="1440"/>
      </w:tabs>
      <w:spacing w:before="120" w:after="60" w:line="240" w:lineRule="auto"/>
      <w:outlineLvl w:val="3"/>
    </w:pPr>
    <w:rPr>
      <w:rFonts w:eastAsia="Calibri" w:cs="Arial"/>
      <w:b/>
      <w:color w:val="8C8C8C"/>
      <w:shd w:val="clear" w:color="auto" w:fill="FFFFFF"/>
      <w:lang w:val="en-ZA"/>
    </w:rPr>
  </w:style>
  <w:style w:type="paragraph" w:styleId="Heading5">
    <w:name w:val="heading 5"/>
    <w:basedOn w:val="Normal"/>
    <w:next w:val="Normal"/>
    <w:link w:val="Heading5Char"/>
    <w:uiPriority w:val="9"/>
    <w:semiHidden/>
    <w:unhideWhenUsed/>
    <w:qFormat/>
    <w:rsid w:val="0016570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35BA5"/>
    <w:pPr>
      <w:tabs>
        <w:tab w:val="right" w:leader="dot" w:pos="8630"/>
      </w:tabs>
      <w:spacing w:after="60" w:line="240" w:lineRule="auto"/>
      <w:ind w:left="532" w:hanging="8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162D2"/>
    <w:rPr>
      <w:color w:val="0000FF"/>
      <w:u w:val="single"/>
    </w:rPr>
  </w:style>
  <w:style w:type="character" w:customStyle="1" w:styleId="Heading4Char">
    <w:name w:val="Heading 4 Char"/>
    <w:basedOn w:val="DefaultParagraphFont"/>
    <w:link w:val="Heading4"/>
    <w:uiPriority w:val="9"/>
    <w:rsid w:val="00DF743C"/>
    <w:rPr>
      <w:rFonts w:ascii="Arial" w:eastAsia="Calibri" w:hAnsi="Arial" w:cs="Arial"/>
      <w:b/>
      <w:color w:val="8C8C8C"/>
      <w:lang w:val="en-ZA"/>
    </w:rPr>
  </w:style>
  <w:style w:type="paragraph" w:styleId="Header">
    <w:name w:val="header"/>
    <w:basedOn w:val="Normal"/>
    <w:link w:val="HeaderChar"/>
    <w:uiPriority w:val="99"/>
    <w:unhideWhenUsed/>
    <w:rsid w:val="00DF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43C"/>
  </w:style>
  <w:style w:type="paragraph" w:styleId="Footer">
    <w:name w:val="footer"/>
    <w:basedOn w:val="Normal"/>
    <w:link w:val="FooterChar"/>
    <w:uiPriority w:val="99"/>
    <w:unhideWhenUsed/>
    <w:rsid w:val="00DF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43C"/>
  </w:style>
  <w:style w:type="character" w:customStyle="1" w:styleId="Heading1Char">
    <w:name w:val="Heading 1 Char"/>
    <w:basedOn w:val="DefaultParagraphFont"/>
    <w:link w:val="Heading1"/>
    <w:uiPriority w:val="9"/>
    <w:rsid w:val="00DF743C"/>
    <w:rPr>
      <w:rFonts w:ascii="Arial" w:eastAsia="Calibri" w:hAnsi="Arial" w:cs="Arial"/>
      <w:b/>
      <w:color w:val="C00000"/>
      <w:sz w:val="36"/>
      <w:szCs w:val="36"/>
      <w:lang w:val="en-ZA"/>
    </w:rPr>
  </w:style>
  <w:style w:type="character" w:customStyle="1" w:styleId="Heading2Char">
    <w:name w:val="Heading 2 Char"/>
    <w:basedOn w:val="DefaultParagraphFont"/>
    <w:link w:val="Heading2"/>
    <w:uiPriority w:val="9"/>
    <w:rsid w:val="00DF743C"/>
    <w:rPr>
      <w:rFonts w:ascii="Arial" w:eastAsia="Calibri" w:hAnsi="Arial" w:cs="Arial"/>
      <w:b/>
      <w:color w:val="393D3E"/>
      <w:sz w:val="32"/>
      <w:szCs w:val="32"/>
      <w:lang w:val="en-ZA"/>
    </w:rPr>
  </w:style>
  <w:style w:type="character" w:customStyle="1" w:styleId="Heading3Char">
    <w:name w:val="Heading 3 Char"/>
    <w:basedOn w:val="DefaultParagraphFont"/>
    <w:link w:val="Heading3"/>
    <w:uiPriority w:val="9"/>
    <w:rsid w:val="00DF743C"/>
    <w:rPr>
      <w:rFonts w:ascii="Arial" w:eastAsia="Calibri" w:hAnsi="Arial" w:cs="Arial"/>
      <w:b/>
      <w:color w:val="545454"/>
      <w:sz w:val="28"/>
      <w:szCs w:val="28"/>
      <w:lang w:val="en-ZA"/>
    </w:rPr>
  </w:style>
  <w:style w:type="paragraph" w:styleId="ListParagraph">
    <w:name w:val="List Paragraph"/>
    <w:basedOn w:val="Normal"/>
    <w:link w:val="ListParagraphChar"/>
    <w:uiPriority w:val="34"/>
    <w:qFormat/>
    <w:rsid w:val="00DF743C"/>
    <w:pPr>
      <w:ind w:left="720"/>
      <w:contextualSpacing/>
    </w:pPr>
  </w:style>
  <w:style w:type="paragraph" w:customStyle="1" w:styleId="PageNumber1">
    <w:name w:val="Page Number1"/>
    <w:basedOn w:val="Normal"/>
    <w:qFormat/>
    <w:rsid w:val="00DF743C"/>
    <w:pPr>
      <w:tabs>
        <w:tab w:val="left" w:pos="1440"/>
      </w:tabs>
      <w:spacing w:after="0" w:line="240" w:lineRule="auto"/>
      <w:jc w:val="center"/>
    </w:pPr>
    <w:rPr>
      <w:rFonts w:ascii="Calibri" w:eastAsia="MS Mincho" w:hAnsi="Calibri" w:cs="LucidaGrande"/>
      <w:color w:val="808080"/>
      <w:sz w:val="16"/>
      <w:szCs w:val="16"/>
    </w:rPr>
  </w:style>
  <w:style w:type="paragraph" w:customStyle="1" w:styleId="Bulletlist">
    <w:name w:val="Bullet list"/>
    <w:basedOn w:val="ListParagraph"/>
    <w:link w:val="BulletlistChar"/>
    <w:qFormat/>
    <w:rsid w:val="00B61064"/>
    <w:pPr>
      <w:numPr>
        <w:numId w:val="2"/>
      </w:numPr>
      <w:spacing w:after="240" w:line="240" w:lineRule="auto"/>
      <w:contextualSpacing w:val="0"/>
    </w:pPr>
    <w:rPr>
      <w:rFonts w:eastAsia="Calibri" w:cs="Arial"/>
      <w:szCs w:val="21"/>
    </w:rPr>
  </w:style>
  <w:style w:type="paragraph" w:customStyle="1" w:styleId="Captionstyle">
    <w:name w:val="Caption style"/>
    <w:basedOn w:val="Normal"/>
    <w:link w:val="CaptionstyleChar"/>
    <w:qFormat/>
    <w:rsid w:val="00B61064"/>
    <w:pPr>
      <w:tabs>
        <w:tab w:val="left" w:pos="1440"/>
      </w:tabs>
      <w:spacing w:after="0" w:line="240" w:lineRule="auto"/>
      <w:jc w:val="center"/>
    </w:pPr>
    <w:rPr>
      <w:rFonts w:eastAsia="Calibri" w:cs="Times New Roman"/>
      <w:b/>
      <w:sz w:val="19"/>
      <w:szCs w:val="19"/>
    </w:rPr>
  </w:style>
  <w:style w:type="character" w:customStyle="1" w:styleId="ListParagraphChar">
    <w:name w:val="List Paragraph Char"/>
    <w:basedOn w:val="DefaultParagraphFont"/>
    <w:link w:val="ListParagraph"/>
    <w:uiPriority w:val="34"/>
    <w:rsid w:val="00B61064"/>
    <w:rPr>
      <w:rFonts w:ascii="Arial" w:hAnsi="Arial"/>
      <w:sz w:val="21"/>
    </w:rPr>
  </w:style>
  <w:style w:type="character" w:customStyle="1" w:styleId="BulletlistChar">
    <w:name w:val="Bullet list Char"/>
    <w:basedOn w:val="ListParagraphChar"/>
    <w:link w:val="Bulletlist"/>
    <w:rsid w:val="00B61064"/>
    <w:rPr>
      <w:rFonts w:ascii="Arial" w:eastAsia="Calibri" w:hAnsi="Arial" w:cs="Arial"/>
      <w:sz w:val="21"/>
      <w:szCs w:val="21"/>
    </w:rPr>
  </w:style>
  <w:style w:type="paragraph" w:customStyle="1" w:styleId="Textbox">
    <w:name w:val="Textbox"/>
    <w:basedOn w:val="Normal"/>
    <w:link w:val="TextboxChar"/>
    <w:qFormat/>
    <w:rsid w:val="00635BA5"/>
    <w:pPr>
      <w:pBdr>
        <w:top w:val="single" w:sz="4" w:space="5" w:color="auto"/>
        <w:left w:val="single" w:sz="4" w:space="4" w:color="auto"/>
        <w:bottom w:val="single" w:sz="4" w:space="6" w:color="auto"/>
        <w:right w:val="single" w:sz="4" w:space="4" w:color="auto"/>
      </w:pBdr>
      <w:shd w:val="clear" w:color="auto" w:fill="D9D9D9"/>
      <w:tabs>
        <w:tab w:val="left" w:pos="1440"/>
      </w:tabs>
      <w:spacing w:after="240" w:line="240" w:lineRule="auto"/>
    </w:pPr>
    <w:rPr>
      <w:rFonts w:eastAsia="Calibri" w:cs="Arial"/>
      <w:b/>
      <w:szCs w:val="21"/>
      <w:lang w:val="en-ZA"/>
    </w:rPr>
  </w:style>
  <w:style w:type="character" w:customStyle="1" w:styleId="CaptionstyleChar">
    <w:name w:val="Caption style Char"/>
    <w:basedOn w:val="DefaultParagraphFont"/>
    <w:link w:val="Captionstyle"/>
    <w:rsid w:val="00B61064"/>
    <w:rPr>
      <w:rFonts w:ascii="Arial" w:eastAsia="Calibri" w:hAnsi="Arial" w:cs="Times New Roman"/>
      <w:b/>
      <w:sz w:val="19"/>
      <w:szCs w:val="19"/>
    </w:rPr>
  </w:style>
  <w:style w:type="character" w:customStyle="1" w:styleId="TextboxChar">
    <w:name w:val="Textbox Char"/>
    <w:basedOn w:val="DefaultParagraphFont"/>
    <w:link w:val="Textbox"/>
    <w:rsid w:val="00635BA5"/>
    <w:rPr>
      <w:rFonts w:ascii="Arial" w:eastAsia="Calibri" w:hAnsi="Arial" w:cs="Arial"/>
      <w:b/>
      <w:sz w:val="21"/>
      <w:szCs w:val="21"/>
      <w:shd w:val="clear" w:color="auto" w:fill="D9D9D9"/>
      <w:lang w:val="en-ZA"/>
    </w:rPr>
  </w:style>
  <w:style w:type="paragraph" w:styleId="TOC1">
    <w:name w:val="toc 1"/>
    <w:basedOn w:val="Normal"/>
    <w:next w:val="Normal"/>
    <w:autoRedefine/>
    <w:uiPriority w:val="39"/>
    <w:unhideWhenUsed/>
    <w:rsid w:val="00635BA5"/>
    <w:pPr>
      <w:spacing w:after="60" w:line="240" w:lineRule="auto"/>
    </w:pPr>
    <w:rPr>
      <w:b/>
    </w:rPr>
  </w:style>
  <w:style w:type="paragraph" w:styleId="TOC2">
    <w:name w:val="toc 2"/>
    <w:basedOn w:val="Normal"/>
    <w:next w:val="Normal"/>
    <w:autoRedefine/>
    <w:uiPriority w:val="39"/>
    <w:unhideWhenUsed/>
    <w:rsid w:val="00635BA5"/>
    <w:pPr>
      <w:spacing w:after="60" w:line="240" w:lineRule="auto"/>
      <w:ind w:left="216"/>
    </w:pPr>
  </w:style>
  <w:style w:type="character" w:customStyle="1" w:styleId="Heading5Char">
    <w:name w:val="Heading 5 Char"/>
    <w:basedOn w:val="DefaultParagraphFont"/>
    <w:link w:val="Heading5"/>
    <w:uiPriority w:val="9"/>
    <w:rsid w:val="00165708"/>
    <w:rPr>
      <w:rFonts w:asciiTheme="majorHAnsi" w:eastAsiaTheme="majorEastAsia" w:hAnsiTheme="majorHAnsi" w:cstheme="majorBidi"/>
      <w:color w:val="2F5496" w:themeColor="accent1" w:themeShade="BF"/>
      <w:sz w:val="21"/>
    </w:rPr>
  </w:style>
  <w:style w:type="paragraph" w:styleId="NormalWeb">
    <w:name w:val="Normal (Web)"/>
    <w:basedOn w:val="Normal"/>
    <w:uiPriority w:val="99"/>
    <w:unhideWhenUsed/>
    <w:rsid w:val="00753146"/>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57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710"/>
    <w:rPr>
      <w:rFonts w:ascii="Segoe UI" w:hAnsi="Segoe UI" w:cs="Segoe UI"/>
      <w:sz w:val="18"/>
      <w:szCs w:val="18"/>
    </w:rPr>
  </w:style>
  <w:style w:type="character" w:styleId="CommentReference">
    <w:name w:val="annotation reference"/>
    <w:basedOn w:val="DefaultParagraphFont"/>
    <w:uiPriority w:val="99"/>
    <w:semiHidden/>
    <w:unhideWhenUsed/>
    <w:rsid w:val="00D15710"/>
    <w:rPr>
      <w:sz w:val="16"/>
      <w:szCs w:val="16"/>
    </w:rPr>
  </w:style>
  <w:style w:type="paragraph" w:styleId="CommentText">
    <w:name w:val="annotation text"/>
    <w:basedOn w:val="Normal"/>
    <w:link w:val="CommentTextChar"/>
    <w:uiPriority w:val="99"/>
    <w:semiHidden/>
    <w:unhideWhenUsed/>
    <w:rsid w:val="00D15710"/>
    <w:pPr>
      <w:spacing w:line="240" w:lineRule="auto"/>
    </w:pPr>
    <w:rPr>
      <w:sz w:val="20"/>
      <w:szCs w:val="20"/>
    </w:rPr>
  </w:style>
  <w:style w:type="character" w:customStyle="1" w:styleId="CommentTextChar">
    <w:name w:val="Comment Text Char"/>
    <w:basedOn w:val="DefaultParagraphFont"/>
    <w:link w:val="CommentText"/>
    <w:uiPriority w:val="99"/>
    <w:semiHidden/>
    <w:rsid w:val="00D1571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15710"/>
    <w:rPr>
      <w:b/>
      <w:bCs/>
    </w:rPr>
  </w:style>
  <w:style w:type="character" w:customStyle="1" w:styleId="CommentSubjectChar">
    <w:name w:val="Comment Subject Char"/>
    <w:basedOn w:val="CommentTextChar"/>
    <w:link w:val="CommentSubject"/>
    <w:uiPriority w:val="99"/>
    <w:semiHidden/>
    <w:rsid w:val="00D15710"/>
    <w:rPr>
      <w:rFonts w:ascii="Arial" w:hAnsi="Arial"/>
      <w:b/>
      <w:bCs/>
      <w:sz w:val="20"/>
      <w:szCs w:val="20"/>
    </w:rPr>
  </w:style>
  <w:style w:type="table" w:styleId="TableGrid">
    <w:name w:val="Table Grid"/>
    <w:basedOn w:val="TableNormal"/>
    <w:uiPriority w:val="39"/>
    <w:rsid w:val="00614F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7764">
      <w:bodyDiv w:val="1"/>
      <w:marLeft w:val="0"/>
      <w:marRight w:val="0"/>
      <w:marTop w:val="0"/>
      <w:marBottom w:val="0"/>
      <w:divBdr>
        <w:top w:val="none" w:sz="0" w:space="0" w:color="auto"/>
        <w:left w:val="none" w:sz="0" w:space="0" w:color="auto"/>
        <w:bottom w:val="none" w:sz="0" w:space="0" w:color="auto"/>
        <w:right w:val="none" w:sz="0" w:space="0" w:color="auto"/>
      </w:divBdr>
    </w:div>
    <w:div w:id="198781396">
      <w:bodyDiv w:val="1"/>
      <w:marLeft w:val="0"/>
      <w:marRight w:val="0"/>
      <w:marTop w:val="0"/>
      <w:marBottom w:val="0"/>
      <w:divBdr>
        <w:top w:val="none" w:sz="0" w:space="0" w:color="auto"/>
        <w:left w:val="none" w:sz="0" w:space="0" w:color="auto"/>
        <w:bottom w:val="none" w:sz="0" w:space="0" w:color="auto"/>
        <w:right w:val="none" w:sz="0" w:space="0" w:color="auto"/>
      </w:divBdr>
    </w:div>
    <w:div w:id="279411357">
      <w:bodyDiv w:val="1"/>
      <w:marLeft w:val="0"/>
      <w:marRight w:val="0"/>
      <w:marTop w:val="0"/>
      <w:marBottom w:val="0"/>
      <w:divBdr>
        <w:top w:val="none" w:sz="0" w:space="0" w:color="auto"/>
        <w:left w:val="none" w:sz="0" w:space="0" w:color="auto"/>
        <w:bottom w:val="none" w:sz="0" w:space="0" w:color="auto"/>
        <w:right w:val="none" w:sz="0" w:space="0" w:color="auto"/>
      </w:divBdr>
    </w:div>
    <w:div w:id="668024637">
      <w:bodyDiv w:val="1"/>
      <w:marLeft w:val="0"/>
      <w:marRight w:val="0"/>
      <w:marTop w:val="0"/>
      <w:marBottom w:val="0"/>
      <w:divBdr>
        <w:top w:val="none" w:sz="0" w:space="0" w:color="auto"/>
        <w:left w:val="none" w:sz="0" w:space="0" w:color="auto"/>
        <w:bottom w:val="none" w:sz="0" w:space="0" w:color="auto"/>
        <w:right w:val="none" w:sz="0" w:space="0" w:color="auto"/>
      </w:divBdr>
    </w:div>
    <w:div w:id="691877312">
      <w:bodyDiv w:val="1"/>
      <w:marLeft w:val="0"/>
      <w:marRight w:val="0"/>
      <w:marTop w:val="0"/>
      <w:marBottom w:val="0"/>
      <w:divBdr>
        <w:top w:val="none" w:sz="0" w:space="0" w:color="auto"/>
        <w:left w:val="none" w:sz="0" w:space="0" w:color="auto"/>
        <w:bottom w:val="none" w:sz="0" w:space="0" w:color="auto"/>
        <w:right w:val="none" w:sz="0" w:space="0" w:color="auto"/>
      </w:divBdr>
    </w:div>
    <w:div w:id="714889730">
      <w:bodyDiv w:val="1"/>
      <w:marLeft w:val="0"/>
      <w:marRight w:val="0"/>
      <w:marTop w:val="0"/>
      <w:marBottom w:val="0"/>
      <w:divBdr>
        <w:top w:val="none" w:sz="0" w:space="0" w:color="auto"/>
        <w:left w:val="none" w:sz="0" w:space="0" w:color="auto"/>
        <w:bottom w:val="none" w:sz="0" w:space="0" w:color="auto"/>
        <w:right w:val="none" w:sz="0" w:space="0" w:color="auto"/>
      </w:divBdr>
    </w:div>
    <w:div w:id="816803852">
      <w:bodyDiv w:val="1"/>
      <w:marLeft w:val="0"/>
      <w:marRight w:val="0"/>
      <w:marTop w:val="0"/>
      <w:marBottom w:val="0"/>
      <w:divBdr>
        <w:top w:val="none" w:sz="0" w:space="0" w:color="auto"/>
        <w:left w:val="none" w:sz="0" w:space="0" w:color="auto"/>
        <w:bottom w:val="none" w:sz="0" w:space="0" w:color="auto"/>
        <w:right w:val="none" w:sz="0" w:space="0" w:color="auto"/>
      </w:divBdr>
    </w:div>
    <w:div w:id="824516356">
      <w:bodyDiv w:val="1"/>
      <w:marLeft w:val="0"/>
      <w:marRight w:val="0"/>
      <w:marTop w:val="0"/>
      <w:marBottom w:val="0"/>
      <w:divBdr>
        <w:top w:val="none" w:sz="0" w:space="0" w:color="auto"/>
        <w:left w:val="none" w:sz="0" w:space="0" w:color="auto"/>
        <w:bottom w:val="none" w:sz="0" w:space="0" w:color="auto"/>
        <w:right w:val="none" w:sz="0" w:space="0" w:color="auto"/>
      </w:divBdr>
    </w:div>
    <w:div w:id="961417826">
      <w:bodyDiv w:val="1"/>
      <w:marLeft w:val="0"/>
      <w:marRight w:val="0"/>
      <w:marTop w:val="0"/>
      <w:marBottom w:val="0"/>
      <w:divBdr>
        <w:top w:val="none" w:sz="0" w:space="0" w:color="auto"/>
        <w:left w:val="none" w:sz="0" w:space="0" w:color="auto"/>
        <w:bottom w:val="none" w:sz="0" w:space="0" w:color="auto"/>
        <w:right w:val="none" w:sz="0" w:space="0" w:color="auto"/>
      </w:divBdr>
    </w:div>
    <w:div w:id="985159708">
      <w:bodyDiv w:val="1"/>
      <w:marLeft w:val="0"/>
      <w:marRight w:val="0"/>
      <w:marTop w:val="0"/>
      <w:marBottom w:val="0"/>
      <w:divBdr>
        <w:top w:val="none" w:sz="0" w:space="0" w:color="auto"/>
        <w:left w:val="none" w:sz="0" w:space="0" w:color="auto"/>
        <w:bottom w:val="none" w:sz="0" w:space="0" w:color="auto"/>
        <w:right w:val="none" w:sz="0" w:space="0" w:color="auto"/>
      </w:divBdr>
    </w:div>
    <w:div w:id="993070822">
      <w:bodyDiv w:val="1"/>
      <w:marLeft w:val="0"/>
      <w:marRight w:val="0"/>
      <w:marTop w:val="0"/>
      <w:marBottom w:val="0"/>
      <w:divBdr>
        <w:top w:val="none" w:sz="0" w:space="0" w:color="auto"/>
        <w:left w:val="none" w:sz="0" w:space="0" w:color="auto"/>
        <w:bottom w:val="none" w:sz="0" w:space="0" w:color="auto"/>
        <w:right w:val="none" w:sz="0" w:space="0" w:color="auto"/>
      </w:divBdr>
    </w:div>
    <w:div w:id="993410548">
      <w:bodyDiv w:val="1"/>
      <w:marLeft w:val="0"/>
      <w:marRight w:val="0"/>
      <w:marTop w:val="0"/>
      <w:marBottom w:val="0"/>
      <w:divBdr>
        <w:top w:val="none" w:sz="0" w:space="0" w:color="auto"/>
        <w:left w:val="none" w:sz="0" w:space="0" w:color="auto"/>
        <w:bottom w:val="none" w:sz="0" w:space="0" w:color="auto"/>
        <w:right w:val="none" w:sz="0" w:space="0" w:color="auto"/>
      </w:divBdr>
    </w:div>
    <w:div w:id="1141456364">
      <w:bodyDiv w:val="1"/>
      <w:marLeft w:val="0"/>
      <w:marRight w:val="0"/>
      <w:marTop w:val="0"/>
      <w:marBottom w:val="0"/>
      <w:divBdr>
        <w:top w:val="none" w:sz="0" w:space="0" w:color="auto"/>
        <w:left w:val="none" w:sz="0" w:space="0" w:color="auto"/>
        <w:bottom w:val="none" w:sz="0" w:space="0" w:color="auto"/>
        <w:right w:val="none" w:sz="0" w:space="0" w:color="auto"/>
      </w:divBdr>
    </w:div>
    <w:div w:id="1272589324">
      <w:bodyDiv w:val="1"/>
      <w:marLeft w:val="0"/>
      <w:marRight w:val="0"/>
      <w:marTop w:val="0"/>
      <w:marBottom w:val="0"/>
      <w:divBdr>
        <w:top w:val="none" w:sz="0" w:space="0" w:color="auto"/>
        <w:left w:val="none" w:sz="0" w:space="0" w:color="auto"/>
        <w:bottom w:val="none" w:sz="0" w:space="0" w:color="auto"/>
        <w:right w:val="none" w:sz="0" w:space="0" w:color="auto"/>
      </w:divBdr>
    </w:div>
    <w:div w:id="1386417558">
      <w:bodyDiv w:val="1"/>
      <w:marLeft w:val="0"/>
      <w:marRight w:val="0"/>
      <w:marTop w:val="0"/>
      <w:marBottom w:val="0"/>
      <w:divBdr>
        <w:top w:val="none" w:sz="0" w:space="0" w:color="auto"/>
        <w:left w:val="none" w:sz="0" w:space="0" w:color="auto"/>
        <w:bottom w:val="none" w:sz="0" w:space="0" w:color="auto"/>
        <w:right w:val="none" w:sz="0" w:space="0" w:color="auto"/>
      </w:divBdr>
    </w:div>
    <w:div w:id="1718356630">
      <w:bodyDiv w:val="1"/>
      <w:marLeft w:val="0"/>
      <w:marRight w:val="0"/>
      <w:marTop w:val="0"/>
      <w:marBottom w:val="0"/>
      <w:divBdr>
        <w:top w:val="none" w:sz="0" w:space="0" w:color="auto"/>
        <w:left w:val="none" w:sz="0" w:space="0" w:color="auto"/>
        <w:bottom w:val="none" w:sz="0" w:space="0" w:color="auto"/>
        <w:right w:val="none" w:sz="0" w:space="0" w:color="auto"/>
      </w:divBdr>
    </w:div>
    <w:div w:id="194900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4BD35-4A5F-144C-AB06-8BDDD6A0D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10</Pages>
  <Words>3035</Words>
  <Characters>17303</Characters>
  <Application>Microsoft Macintosh Word</Application>
  <DocSecurity>0</DocSecurity>
  <Lines>144</Lines>
  <Paragraphs>40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Name:</vt:lpstr>
      <vt:lpstr>    Instructions and guidelines (Read carefully)</vt:lpstr>
      <vt:lpstr>        Instructions</vt:lpstr>
      <vt:lpstr>        Guidelines</vt:lpstr>
    </vt:vector>
  </TitlesOfParts>
  <Company/>
  <LinksUpToDate>false</LinksUpToDate>
  <CharactersWithSpaces>20298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Jacobs</dc:creator>
  <cp:keywords/>
  <dc:description/>
  <cp:lastModifiedBy>BATJARGAL Tuguldur</cp:lastModifiedBy>
  <cp:revision>23</cp:revision>
  <dcterms:created xsi:type="dcterms:W3CDTF">2017-12-19T21:37:00Z</dcterms:created>
  <dcterms:modified xsi:type="dcterms:W3CDTF">2017-12-21T03:48:00Z</dcterms:modified>
</cp:coreProperties>
</file>