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D29FF" w14:textId="77777777" w:rsidR="00DF743C" w:rsidRPr="00D15710" w:rsidRDefault="00DF743C"/>
    <w:p w14:paraId="4E70F7DF" w14:textId="77777777" w:rsidR="00DF743C" w:rsidRPr="00D15710" w:rsidRDefault="00DF743C"/>
    <w:p w14:paraId="5EE216DA" w14:textId="77777777" w:rsidR="00DF743C" w:rsidRPr="00D15710" w:rsidRDefault="00DF743C"/>
    <w:p w14:paraId="2293982B" w14:textId="77777777" w:rsidR="00DF743C" w:rsidRPr="00D15710" w:rsidRDefault="00DF743C"/>
    <w:p w14:paraId="13415D79" w14:textId="77777777" w:rsidR="00DF743C" w:rsidRPr="00D15710" w:rsidRDefault="00DF743C"/>
    <w:p w14:paraId="4DABB91B" w14:textId="77777777" w:rsidR="00DF743C" w:rsidRPr="00D15710" w:rsidRDefault="00DF743C"/>
    <w:p w14:paraId="4FE92BF5" w14:textId="77777777" w:rsidR="00DF743C" w:rsidRPr="00D15710" w:rsidRDefault="00DF743C"/>
    <w:p w14:paraId="3F48261A" w14:textId="77777777" w:rsidR="00DF743C" w:rsidRPr="00D15710" w:rsidRDefault="00DF743C"/>
    <w:p w14:paraId="4DEA93F4" w14:textId="77777777" w:rsidR="00DF743C" w:rsidRPr="00D15710" w:rsidRDefault="00DF743C"/>
    <w:p w14:paraId="3B3ACFAF" w14:textId="77777777" w:rsidR="00DF743C" w:rsidRPr="00D15710" w:rsidRDefault="00DF743C"/>
    <w:p w14:paraId="5A3E3075" w14:textId="77777777" w:rsidR="00DF743C" w:rsidRPr="00D15710" w:rsidRDefault="00DF743C"/>
    <w:p w14:paraId="1ED5E813" w14:textId="77777777" w:rsidR="00DF743C" w:rsidRPr="00D15710" w:rsidRDefault="00DF743C"/>
    <w:p w14:paraId="0F34E624" w14:textId="77777777" w:rsidR="00DF743C" w:rsidRPr="00D15710" w:rsidRDefault="00DF743C"/>
    <w:p w14:paraId="7B6DA042" w14:textId="77777777" w:rsidR="00DF743C" w:rsidRPr="00D15710" w:rsidRDefault="00DF743C"/>
    <w:p w14:paraId="37A9F21F" w14:textId="77777777" w:rsidR="00DF743C" w:rsidRPr="00D15710" w:rsidRDefault="00DF743C"/>
    <w:p w14:paraId="0DBA69B4" w14:textId="77777777" w:rsidR="00DF743C" w:rsidRPr="00D15710" w:rsidRDefault="00DF743C"/>
    <w:p w14:paraId="4375DB15" w14:textId="77777777" w:rsidR="00DF743C" w:rsidRPr="00D15710" w:rsidRDefault="00DF743C"/>
    <w:p w14:paraId="1B62936A" w14:textId="77777777" w:rsidR="00DF743C" w:rsidRPr="00D15710" w:rsidRDefault="00DF743C"/>
    <w:p w14:paraId="2FBE1ABB" w14:textId="77777777" w:rsidR="00DF743C" w:rsidRPr="00D15710" w:rsidRDefault="00DF743C"/>
    <w:p w14:paraId="2B144DE1" w14:textId="77777777" w:rsidR="00DF743C" w:rsidRPr="00D15710" w:rsidRDefault="00DF743C"/>
    <w:p w14:paraId="44FC7154" w14:textId="77777777" w:rsidR="006C5181" w:rsidRPr="00D15710" w:rsidRDefault="006C5181" w:rsidP="00DF743C">
      <w:pPr>
        <w:spacing w:after="0" w:line="240" w:lineRule="auto"/>
        <w:jc w:val="center"/>
        <w:rPr>
          <w:rFonts w:ascii="Open Sans" w:eastAsia="Calibri" w:hAnsi="Open Sans" w:cs="Arial"/>
          <w:b/>
          <w:bCs/>
          <w:color w:val="FFFFFF"/>
          <w:sz w:val="28"/>
          <w:szCs w:val="28"/>
        </w:rPr>
      </w:pPr>
    </w:p>
    <w:p w14:paraId="23946D06" w14:textId="77777777" w:rsidR="006C5181" w:rsidRPr="00D15710" w:rsidRDefault="006C5181" w:rsidP="00DF743C">
      <w:pPr>
        <w:spacing w:after="0" w:line="240" w:lineRule="auto"/>
        <w:jc w:val="center"/>
        <w:rPr>
          <w:rFonts w:ascii="Open Sans" w:eastAsia="Calibri" w:hAnsi="Open Sans" w:cs="Arial"/>
          <w:b/>
          <w:bCs/>
          <w:color w:val="FFFFFF"/>
          <w:sz w:val="28"/>
          <w:szCs w:val="28"/>
        </w:rPr>
      </w:pPr>
    </w:p>
    <w:p w14:paraId="102739ED" w14:textId="77777777" w:rsidR="00DF743C" w:rsidRPr="00D15710" w:rsidRDefault="00DF743C" w:rsidP="00DF743C">
      <w:pPr>
        <w:spacing w:after="0" w:line="240" w:lineRule="auto"/>
        <w:jc w:val="center"/>
        <w:rPr>
          <w:rFonts w:ascii="Open Sans" w:eastAsia="Calibri" w:hAnsi="Open Sans" w:cs="Arial"/>
          <w:b/>
          <w:bCs/>
          <w:color w:val="FFFFFF"/>
          <w:sz w:val="28"/>
          <w:szCs w:val="28"/>
        </w:rPr>
      </w:pPr>
      <w:r w:rsidRPr="00D15710">
        <w:rPr>
          <w:rFonts w:ascii="Open Sans" w:eastAsia="Calibri" w:hAnsi="Open Sans" w:cs="Arial"/>
          <w:b/>
          <w:bCs/>
          <w:color w:val="FFFFFF"/>
          <w:sz w:val="28"/>
          <w:szCs w:val="28"/>
        </w:rPr>
        <w:t xml:space="preserve">MODULE </w:t>
      </w:r>
      <w:r w:rsidR="00753146" w:rsidRPr="00D15710">
        <w:rPr>
          <w:rFonts w:ascii="Open Sans" w:eastAsia="Calibri" w:hAnsi="Open Sans" w:cs="Arial"/>
          <w:b/>
          <w:bCs/>
          <w:color w:val="FFFFFF"/>
          <w:sz w:val="28"/>
          <w:szCs w:val="28"/>
        </w:rPr>
        <w:t>1</w:t>
      </w:r>
      <w:r w:rsidRPr="00D15710">
        <w:rPr>
          <w:rFonts w:ascii="Open Sans" w:eastAsia="Calibri" w:hAnsi="Open Sans" w:cs="Arial"/>
          <w:b/>
          <w:bCs/>
          <w:color w:val="FFFFFF"/>
          <w:sz w:val="28"/>
          <w:szCs w:val="28"/>
        </w:rPr>
        <w:t xml:space="preserve"> UNIT </w:t>
      </w:r>
      <w:r w:rsidR="00753146" w:rsidRPr="00D15710">
        <w:rPr>
          <w:rFonts w:ascii="Open Sans" w:eastAsia="Calibri" w:hAnsi="Open Sans" w:cs="Arial"/>
          <w:b/>
          <w:bCs/>
          <w:color w:val="FFFFFF"/>
          <w:sz w:val="28"/>
          <w:szCs w:val="28"/>
        </w:rPr>
        <w:t>4</w:t>
      </w:r>
    </w:p>
    <w:p w14:paraId="4BE5FC28" w14:textId="02567553" w:rsidR="00DF743C" w:rsidRPr="00D15710" w:rsidRDefault="00B26AA3" w:rsidP="00DF743C">
      <w:pPr>
        <w:spacing w:after="0" w:line="240" w:lineRule="auto"/>
        <w:jc w:val="center"/>
        <w:rPr>
          <w:rFonts w:ascii="Open Sans" w:eastAsia="Calibri" w:hAnsi="Open Sans" w:cs="Times New Roman"/>
          <w:b/>
          <w:bCs/>
          <w:color w:val="FFFFFF"/>
          <w:sz w:val="28"/>
          <w:szCs w:val="28"/>
        </w:rPr>
      </w:pPr>
      <w:r>
        <w:rPr>
          <w:rFonts w:ascii="Open Sans" w:eastAsia="Calibri" w:hAnsi="Open Sans" w:cs="Arial"/>
          <w:b/>
          <w:bCs/>
          <w:color w:val="FFFFFF"/>
          <w:sz w:val="28"/>
          <w:szCs w:val="28"/>
        </w:rPr>
        <w:t>Assignment</w:t>
      </w:r>
    </w:p>
    <w:p w14:paraId="51077A2C" w14:textId="77777777" w:rsidR="00DF743C" w:rsidRPr="00D15710" w:rsidRDefault="00DF743C"/>
    <w:p w14:paraId="26E6DC8D" w14:textId="77777777" w:rsidR="00DF743C" w:rsidRPr="00D15710" w:rsidRDefault="00DF743C">
      <w:r w:rsidRPr="00D15710">
        <w:br w:type="page"/>
      </w:r>
    </w:p>
    <w:p w14:paraId="01A7DCA7" w14:textId="77777777" w:rsidR="00165708" w:rsidRPr="00D15710" w:rsidRDefault="00165708" w:rsidP="00165708">
      <w:pPr>
        <w:pStyle w:val="Textbox"/>
        <w:rPr>
          <w:lang w:val="en-US"/>
        </w:rPr>
      </w:pPr>
      <w:r w:rsidRPr="00D15710">
        <w:rPr>
          <w:lang w:val="en-US"/>
        </w:rPr>
        <w:lastRenderedPageBreak/>
        <w:t xml:space="preserve">Learning outcomes: </w:t>
      </w:r>
    </w:p>
    <w:p w14:paraId="1FC89477" w14:textId="77777777" w:rsidR="00165708" w:rsidRPr="00D15710" w:rsidRDefault="00165708" w:rsidP="00165708">
      <w:pPr>
        <w:pStyle w:val="Textbox"/>
        <w:rPr>
          <w:b w:val="0"/>
          <w:lang w:val="en-US"/>
        </w:rPr>
      </w:pPr>
      <w:r w:rsidRPr="00D15710">
        <w:rPr>
          <w:lang w:val="en-US"/>
        </w:rPr>
        <w:t>LO5:</w:t>
      </w:r>
      <w:r w:rsidRPr="00D15710">
        <w:rPr>
          <w:b w:val="0"/>
          <w:lang w:val="en-US"/>
        </w:rPr>
        <w:t xml:space="preserve"> Apply a framework for realizing strategic advantage in business.</w:t>
      </w:r>
    </w:p>
    <w:p w14:paraId="6CF449A2" w14:textId="77777777" w:rsidR="00165708" w:rsidRPr="00D15710" w:rsidRDefault="00165708" w:rsidP="00165708">
      <w:pPr>
        <w:pStyle w:val="Textbox"/>
        <w:rPr>
          <w:b w:val="0"/>
          <w:lang w:val="en-US"/>
        </w:rPr>
      </w:pPr>
      <w:r w:rsidRPr="006A64BE">
        <w:rPr>
          <w:lang w:val="en-US"/>
        </w:rPr>
        <w:t>LO6:</w:t>
      </w:r>
      <w:r w:rsidRPr="00D15710">
        <w:rPr>
          <w:b w:val="0"/>
          <w:lang w:val="en-US"/>
        </w:rPr>
        <w:t xml:space="preserve"> Analyze an organization's use of technologies in support of its strategy.</w:t>
      </w:r>
    </w:p>
    <w:p w14:paraId="72B9BE3A" w14:textId="77777777" w:rsidR="00165708" w:rsidRPr="00D15710" w:rsidRDefault="00165708" w:rsidP="00165708">
      <w:pPr>
        <w:pStyle w:val="Heading1"/>
        <w:rPr>
          <w:lang w:val="en-US"/>
        </w:rPr>
      </w:pPr>
      <w:r w:rsidRPr="00D15710">
        <w:rPr>
          <w:lang w:val="en-US"/>
        </w:rPr>
        <w:t>Name:</w:t>
      </w:r>
    </w:p>
    <w:p w14:paraId="5AC3AEBB" w14:textId="77777777" w:rsidR="00165708" w:rsidRPr="00D15710" w:rsidRDefault="00165708" w:rsidP="00165708">
      <w:pPr>
        <w:pStyle w:val="Heading2"/>
        <w:rPr>
          <w:lang w:val="en-US"/>
        </w:rPr>
      </w:pPr>
      <w:r w:rsidRPr="00D15710">
        <w:rPr>
          <w:lang w:val="en-US"/>
        </w:rPr>
        <w:t>Instructions and guidelines (Read carefully)</w:t>
      </w:r>
    </w:p>
    <w:p w14:paraId="201318EC" w14:textId="77777777" w:rsidR="00165708" w:rsidRPr="00D15710" w:rsidRDefault="00165708" w:rsidP="00165708">
      <w:pPr>
        <w:pStyle w:val="Heading3"/>
        <w:rPr>
          <w:lang w:val="en-US"/>
        </w:rPr>
      </w:pPr>
      <w:r w:rsidRPr="00D15710">
        <w:rPr>
          <w:lang w:val="en-US"/>
        </w:rPr>
        <w:t>Instructions</w:t>
      </w:r>
    </w:p>
    <w:p w14:paraId="17AFD92C" w14:textId="0296F8AC" w:rsidR="00165708" w:rsidRPr="00D15710" w:rsidRDefault="00165708" w:rsidP="00165708">
      <w:pPr>
        <w:tabs>
          <w:tab w:val="left" w:pos="2835"/>
        </w:tabs>
        <w:spacing w:after="240"/>
        <w:ind w:left="426" w:hanging="426"/>
      </w:pPr>
      <w:r w:rsidRPr="00D15710">
        <w:t>1.</w:t>
      </w:r>
      <w:r w:rsidRPr="00D15710">
        <w:tab/>
        <w:t xml:space="preserve">Insert your name and surname in the space provided above, as well as in the </w:t>
      </w:r>
      <w:r w:rsidRPr="00D15710">
        <w:rPr>
          <w:b/>
        </w:rPr>
        <w:t>file name.</w:t>
      </w:r>
      <w:r w:rsidRPr="00D15710">
        <w:t xml:space="preserve"> Save the file as: </w:t>
      </w:r>
      <w:r w:rsidRPr="00D15710">
        <w:rPr>
          <w:b/>
        </w:rPr>
        <w:t xml:space="preserve">First name Surname M1 U4 </w:t>
      </w:r>
      <w:r w:rsidR="00D87B0A">
        <w:rPr>
          <w:b/>
        </w:rPr>
        <w:t>Assignment</w:t>
      </w:r>
      <w:r w:rsidRPr="00D15710">
        <w:t xml:space="preserve"> </w:t>
      </w:r>
      <w:r w:rsidRPr="00D15710">
        <w:rPr>
          <w:szCs w:val="21"/>
        </w:rPr>
        <w:t xml:space="preserve">– </w:t>
      </w:r>
      <w:r w:rsidRPr="006A64BE">
        <w:rPr>
          <w:rStyle w:val="Heading1Char"/>
          <w:sz w:val="21"/>
          <w:szCs w:val="21"/>
          <w:lang w:val="en-US"/>
        </w:rPr>
        <w:t xml:space="preserve">e.g. Zadie Smith M1 U4 </w:t>
      </w:r>
      <w:r w:rsidR="00D87B0A">
        <w:rPr>
          <w:rStyle w:val="Heading1Char"/>
          <w:sz w:val="21"/>
          <w:szCs w:val="21"/>
          <w:lang w:val="en-US"/>
        </w:rPr>
        <w:t>Assignment</w:t>
      </w:r>
      <w:r w:rsidRPr="006A64BE">
        <w:rPr>
          <w:rStyle w:val="Heading1Char"/>
          <w:sz w:val="21"/>
          <w:szCs w:val="21"/>
          <w:lang w:val="en-US"/>
        </w:rPr>
        <w:t>.</w:t>
      </w:r>
      <w:r w:rsidRPr="00D15710">
        <w:t xml:space="preserve"> </w:t>
      </w:r>
      <w:r w:rsidRPr="00D15710">
        <w:rPr>
          <w:b/>
        </w:rPr>
        <w:t>NB:</w:t>
      </w:r>
      <w:r w:rsidRPr="00D15710">
        <w:t xml:space="preserve"> </w:t>
      </w:r>
      <w:r w:rsidRPr="00D15710">
        <w:rPr>
          <w:i/>
        </w:rPr>
        <w:t>Please ensure that you use the name that appears in your participant profile on the Online Campus.</w:t>
      </w:r>
    </w:p>
    <w:p w14:paraId="502B32BE" w14:textId="77777777" w:rsidR="00165708" w:rsidRPr="00D15710" w:rsidRDefault="00165708" w:rsidP="00165708">
      <w:pPr>
        <w:spacing w:after="240"/>
        <w:ind w:left="426" w:hanging="426"/>
      </w:pPr>
      <w:r w:rsidRPr="00D15710">
        <w:t>2.</w:t>
      </w:r>
      <w:r w:rsidRPr="00D15710">
        <w:tab/>
        <w:t xml:space="preserve">Write all your answers in this document. There is an instruction that says, “Start writing here” under each question. Please type your answer there. </w:t>
      </w:r>
    </w:p>
    <w:p w14:paraId="244680FC" w14:textId="77777777" w:rsidR="00165708" w:rsidRPr="00D15710" w:rsidRDefault="00165708" w:rsidP="00165708">
      <w:pPr>
        <w:spacing w:after="240"/>
        <w:ind w:left="426" w:hanging="426"/>
      </w:pPr>
      <w:r w:rsidRPr="00D15710">
        <w:t>3.</w:t>
      </w:r>
      <w:r w:rsidRPr="00D15710">
        <w:tab/>
        <w:t xml:space="preserve">Submit your assignment in </w:t>
      </w:r>
      <w:r w:rsidRPr="00D15710">
        <w:rPr>
          <w:b/>
        </w:rPr>
        <w:t>Microsoft Word only</w:t>
      </w:r>
      <w:r w:rsidRPr="00D15710">
        <w:t xml:space="preserve">. No other file types will be accepted. </w:t>
      </w:r>
    </w:p>
    <w:p w14:paraId="3FCF14D8" w14:textId="77777777" w:rsidR="00165708" w:rsidRPr="00D15710" w:rsidRDefault="00165708" w:rsidP="00165708">
      <w:pPr>
        <w:spacing w:after="240"/>
        <w:ind w:left="426" w:hanging="426"/>
      </w:pPr>
      <w:r w:rsidRPr="00D15710">
        <w:t>4.</w:t>
      </w:r>
      <w:r w:rsidRPr="00D15710">
        <w:tab/>
        <w:t xml:space="preserve">Do </w:t>
      </w:r>
      <w:r w:rsidRPr="00D15710">
        <w:rPr>
          <w:b/>
        </w:rPr>
        <w:t>not delete the plagiarism declaration</w:t>
      </w:r>
      <w:r w:rsidRPr="00D15710">
        <w:t xml:space="preserve"> or the </w:t>
      </w:r>
      <w:r w:rsidRPr="00D15710">
        <w:rPr>
          <w:b/>
        </w:rPr>
        <w:t>assignment instructions and guidelines</w:t>
      </w:r>
      <w:r w:rsidRPr="00D15710">
        <w:t xml:space="preserve">. They must remain in your assignment when you submit. </w:t>
      </w:r>
    </w:p>
    <w:p w14:paraId="065F7F62" w14:textId="027504A0" w:rsidR="00165708" w:rsidRPr="00D15710" w:rsidRDefault="00165708" w:rsidP="00165708">
      <w:pPr>
        <w:spacing w:after="240"/>
        <w:rPr>
          <w:b/>
        </w:rPr>
      </w:pPr>
      <w:r w:rsidRPr="006A64BE">
        <w:rPr>
          <w:rStyle w:val="Heading1Char"/>
          <w:sz w:val="21"/>
          <w:szCs w:val="21"/>
          <w:lang w:val="en-US"/>
        </w:rPr>
        <w:t>PLEASE NOTE:</w:t>
      </w:r>
      <w:r w:rsidRPr="00D15710">
        <w:rPr>
          <w:rStyle w:val="Heading5Char"/>
        </w:rPr>
        <w:t xml:space="preserve"> </w:t>
      </w:r>
      <w:r w:rsidRPr="00D15710">
        <w:rPr>
          <w:b/>
        </w:rPr>
        <w:t xml:space="preserve">Plagiarism cases will be investigated in line with the </w:t>
      </w:r>
      <w:r w:rsidR="00D15710" w:rsidRPr="00D15710">
        <w:rPr>
          <w:b/>
        </w:rPr>
        <w:t>t</w:t>
      </w:r>
      <w:r w:rsidRPr="00D15710">
        <w:rPr>
          <w:b/>
        </w:rPr>
        <w:t xml:space="preserve">erms and </w:t>
      </w:r>
      <w:r w:rsidR="00D15710" w:rsidRPr="00D15710">
        <w:rPr>
          <w:b/>
        </w:rPr>
        <w:t>c</w:t>
      </w:r>
      <w:r w:rsidRPr="00D15710">
        <w:rPr>
          <w:b/>
        </w:rPr>
        <w:t xml:space="preserve">onditions for </w:t>
      </w:r>
      <w:r w:rsidR="00D15710" w:rsidRPr="00D15710">
        <w:rPr>
          <w:rFonts w:eastAsia="Calibri" w:cs="Arial"/>
          <w:b/>
          <w:color w:val="000000"/>
        </w:rPr>
        <w:t>p</w:t>
      </w:r>
      <w:r w:rsidRPr="00D15710">
        <w:rPr>
          <w:rFonts w:eastAsia="Calibri" w:cs="Arial"/>
          <w:b/>
          <w:color w:val="000000"/>
        </w:rPr>
        <w:t>articipants.</w:t>
      </w:r>
    </w:p>
    <w:p w14:paraId="18A68F12" w14:textId="77777777" w:rsidR="00165708" w:rsidRPr="006A64BE" w:rsidRDefault="00165708" w:rsidP="00165708">
      <w:pPr>
        <w:pStyle w:val="Textbox"/>
        <w:rPr>
          <w:lang w:val="en-US"/>
        </w:rPr>
      </w:pPr>
      <w:r w:rsidRPr="00D15710">
        <w:rPr>
          <w:lang w:val="en-US"/>
        </w:rPr>
        <w:t xml:space="preserve">IMPORTANT NOTICE: </w:t>
      </w:r>
      <w:r w:rsidRPr="00D15710">
        <w:rPr>
          <w:b w:val="0"/>
          <w:lang w:val="en-US"/>
        </w:rPr>
        <w:t xml:space="preserve">Please ensure that you have checked the Online Campus for the due date for this assignment. </w:t>
      </w:r>
    </w:p>
    <w:p w14:paraId="48CB6F6B" w14:textId="77777777" w:rsidR="00165708" w:rsidRPr="00D15710" w:rsidRDefault="00165708" w:rsidP="00165708">
      <w:pPr>
        <w:pStyle w:val="Heading3"/>
        <w:rPr>
          <w:lang w:val="en-US"/>
        </w:rPr>
      </w:pPr>
      <w:r w:rsidRPr="00D15710">
        <w:rPr>
          <w:lang w:val="en-US"/>
        </w:rPr>
        <w:t>Guidelines</w:t>
      </w:r>
    </w:p>
    <w:p w14:paraId="3F7E3975" w14:textId="77777777" w:rsidR="00165708" w:rsidRPr="00D15710" w:rsidRDefault="00165708" w:rsidP="00165708">
      <w:pPr>
        <w:spacing w:after="240"/>
        <w:ind w:left="426" w:hanging="426"/>
      </w:pPr>
      <w:r w:rsidRPr="00D15710">
        <w:t>1.</w:t>
      </w:r>
      <w:r w:rsidRPr="00D15710">
        <w:tab/>
        <w:t xml:space="preserve">There are 4 pages and 1 question in this assignment. </w:t>
      </w:r>
    </w:p>
    <w:p w14:paraId="686F1252" w14:textId="56E48FCC" w:rsidR="00165708" w:rsidRPr="00D15710" w:rsidRDefault="00165708" w:rsidP="00165708">
      <w:pPr>
        <w:spacing w:after="240"/>
        <w:ind w:left="426" w:hanging="426"/>
      </w:pPr>
      <w:r w:rsidRPr="00D15710">
        <w:t>2.</w:t>
      </w:r>
      <w:r w:rsidRPr="00D15710">
        <w:tab/>
        <w:t>Make sure that you have carefully read and fully understood the questions before answering them. Answer the questions fully but concisely and as directly as possible. Follow all specific instructions for individual questions (e.g.</w:t>
      </w:r>
      <w:r w:rsidR="00227EC3">
        <w:t>,</w:t>
      </w:r>
      <w:r w:rsidRPr="00D15710">
        <w:t xml:space="preserve"> “list”, “in point form”). </w:t>
      </w:r>
    </w:p>
    <w:p w14:paraId="081EC54F" w14:textId="1EF0AB4C" w:rsidR="00165708" w:rsidRPr="00D15710" w:rsidRDefault="00165708" w:rsidP="00D15710">
      <w:pPr>
        <w:spacing w:after="240"/>
        <w:ind w:left="426" w:hanging="426"/>
        <w:rPr>
          <w:b/>
        </w:rPr>
      </w:pPr>
      <w:r w:rsidRPr="00D15710">
        <w:t>3.</w:t>
      </w:r>
      <w:r w:rsidRPr="00D15710">
        <w:tab/>
        <w:t xml:space="preserve">Answer all questions in your own words. Do not copy any text from the </w:t>
      </w:r>
      <w:r w:rsidR="00D87B0A">
        <w:t>case book</w:t>
      </w:r>
      <w:r w:rsidRPr="00D15710">
        <w:t xml:space="preserve">, readings or other sources. </w:t>
      </w:r>
      <w:r w:rsidRPr="00D15710">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D15710" w14:paraId="2B2472BC" w14:textId="77777777" w:rsidTr="00511663">
        <w:tc>
          <w:tcPr>
            <w:tcW w:w="9072" w:type="dxa"/>
            <w:shd w:val="clear" w:color="auto" w:fill="A6A6A6"/>
          </w:tcPr>
          <w:p w14:paraId="1F84224C" w14:textId="77777777" w:rsidR="00165708" w:rsidRPr="00D15710" w:rsidRDefault="00165708" w:rsidP="00D15710">
            <w:pPr>
              <w:keepNext/>
              <w:tabs>
                <w:tab w:val="left" w:pos="1312"/>
                <w:tab w:val="center" w:pos="4003"/>
              </w:tabs>
              <w:spacing w:after="240"/>
              <w:jc w:val="center"/>
              <w:rPr>
                <w:b/>
              </w:rPr>
            </w:pPr>
            <w:r w:rsidRPr="00D15710">
              <w:rPr>
                <w:b/>
              </w:rPr>
              <w:lastRenderedPageBreak/>
              <w:t>Plagiarism declaration:</w:t>
            </w:r>
          </w:p>
        </w:tc>
      </w:tr>
      <w:tr w:rsidR="00165708" w:rsidRPr="00D15710" w14:paraId="3CE28E50" w14:textId="77777777" w:rsidTr="00511663">
        <w:tc>
          <w:tcPr>
            <w:tcW w:w="9072" w:type="dxa"/>
          </w:tcPr>
          <w:p w14:paraId="305267D2" w14:textId="77777777" w:rsidR="00165708" w:rsidRPr="00D15710" w:rsidRDefault="00165708" w:rsidP="00D15710">
            <w:pPr>
              <w:keepNext/>
              <w:spacing w:after="240"/>
              <w:rPr>
                <w:b/>
              </w:rPr>
            </w:pPr>
            <w:r w:rsidRPr="00D15710">
              <w:rPr>
                <w:b/>
              </w:rPr>
              <w:t>1. I know that plagiarism is wrong. Plagiarism is to use another’s work and pretend that it is one’s own.</w:t>
            </w:r>
          </w:p>
          <w:p w14:paraId="6465AEBD" w14:textId="77777777" w:rsidR="00165708" w:rsidRPr="00D15710" w:rsidRDefault="00165708" w:rsidP="00D15710">
            <w:pPr>
              <w:keepNext/>
              <w:spacing w:after="240"/>
              <w:rPr>
                <w:b/>
              </w:rPr>
            </w:pPr>
            <w:r w:rsidRPr="00D15710">
              <w:rPr>
                <w:b/>
              </w:rPr>
              <w:t>2. This assignment is my own work.</w:t>
            </w:r>
          </w:p>
          <w:p w14:paraId="2BED857E" w14:textId="77777777" w:rsidR="00165708" w:rsidRPr="00D15710" w:rsidRDefault="00165708" w:rsidP="00D15710">
            <w:pPr>
              <w:keepNext/>
              <w:spacing w:after="240"/>
              <w:rPr>
                <w:b/>
              </w:rPr>
            </w:pPr>
            <w:r w:rsidRPr="00D15710">
              <w:rPr>
                <w:b/>
              </w:rPr>
              <w:t>3. I have not allowed, and will not allow, anyone to copy my work with the intention of passing it off as his or her own work.</w:t>
            </w:r>
          </w:p>
          <w:p w14:paraId="5226FDC7" w14:textId="77777777" w:rsidR="00165708" w:rsidRPr="00D15710" w:rsidRDefault="00165708" w:rsidP="00D15710">
            <w:pPr>
              <w:keepNext/>
              <w:spacing w:after="240"/>
              <w:rPr>
                <w:b/>
              </w:rPr>
            </w:pPr>
            <w:r w:rsidRPr="00D15710">
              <w:rPr>
                <w:b/>
              </w:rPr>
              <w:t>4. I acknowledge that copying someone else’s assignment (or part of it) is wrong, and declare that my assignments are my own work.</w:t>
            </w:r>
          </w:p>
        </w:tc>
      </w:tr>
    </w:tbl>
    <w:p w14:paraId="5A7A76CA" w14:textId="77777777" w:rsidR="00753146" w:rsidRPr="00D15710" w:rsidRDefault="00753146" w:rsidP="00753146"/>
    <w:p w14:paraId="272C1A85" w14:textId="510E8406" w:rsidR="00753146" w:rsidRPr="00D15710" w:rsidRDefault="00753146" w:rsidP="00753146">
      <w:pPr>
        <w:rPr>
          <w:rFonts w:ascii="Times New Roman" w:hAnsi="Times New Roman" w:cs="Times New Roman"/>
        </w:rPr>
      </w:pPr>
      <w:r w:rsidRPr="00D15710">
        <w:t xml:space="preserve">In the final module of this program, you will create a roadmap for transforming an organization </w:t>
      </w:r>
      <w:r w:rsidR="00D15710" w:rsidRPr="00D15710">
        <w:t>using</w:t>
      </w:r>
      <w:r w:rsidRPr="00D15710">
        <w:t xml:space="preserve"> AI technologies. In each assignment included in this program, you will be required to complete activities that will inform your thinking for the completion of that final roadmap. A high-level overview of the structure for the roadmap is shown below. In this assignment, you will be working on certain aspects of the “Current state” section.</w:t>
      </w:r>
    </w:p>
    <w:p w14:paraId="620232D0" w14:textId="77777777" w:rsidR="00753146" w:rsidRPr="00D15710" w:rsidRDefault="00753146" w:rsidP="006A64BE">
      <w:pPr>
        <w:pStyle w:val="ListParagraph"/>
        <w:numPr>
          <w:ilvl w:val="0"/>
          <w:numId w:val="4"/>
        </w:numPr>
        <w:spacing w:after="240"/>
        <w:contextualSpacing w:val="0"/>
      </w:pPr>
      <w:r w:rsidRPr="00D15710">
        <w:t>Executive summary</w:t>
      </w:r>
    </w:p>
    <w:p w14:paraId="09642EE1" w14:textId="77777777" w:rsidR="00753146" w:rsidRPr="00D15710" w:rsidRDefault="00753146" w:rsidP="006A64BE">
      <w:pPr>
        <w:pStyle w:val="ListParagraph"/>
        <w:numPr>
          <w:ilvl w:val="0"/>
          <w:numId w:val="4"/>
        </w:numPr>
        <w:spacing w:after="240"/>
        <w:contextualSpacing w:val="0"/>
        <w:rPr>
          <w:b/>
          <w:bCs/>
        </w:rPr>
      </w:pPr>
      <w:r w:rsidRPr="00D15710">
        <w:rPr>
          <w:b/>
          <w:bCs/>
        </w:rPr>
        <w:t>Current state</w:t>
      </w:r>
    </w:p>
    <w:p w14:paraId="636734FE" w14:textId="77777777" w:rsidR="00753146" w:rsidRPr="00D15710" w:rsidRDefault="00753146" w:rsidP="006A64BE">
      <w:pPr>
        <w:pStyle w:val="ListParagraph"/>
        <w:numPr>
          <w:ilvl w:val="0"/>
          <w:numId w:val="4"/>
        </w:numPr>
        <w:spacing w:after="240"/>
        <w:contextualSpacing w:val="0"/>
      </w:pPr>
      <w:r w:rsidRPr="00D15710">
        <w:t>Proposed initiative</w:t>
      </w:r>
    </w:p>
    <w:p w14:paraId="0968EA84" w14:textId="77777777" w:rsidR="00753146" w:rsidRPr="00D15710" w:rsidRDefault="00753146" w:rsidP="006A64BE">
      <w:pPr>
        <w:pStyle w:val="ListParagraph"/>
        <w:numPr>
          <w:ilvl w:val="0"/>
          <w:numId w:val="4"/>
        </w:numPr>
        <w:spacing w:after="240"/>
        <w:contextualSpacing w:val="0"/>
      </w:pPr>
      <w:r w:rsidRPr="00D15710">
        <w:t>Plans of action and criteria for success</w:t>
      </w:r>
    </w:p>
    <w:p w14:paraId="18F96F32" w14:textId="77777777" w:rsidR="00753146" w:rsidRPr="00D15710" w:rsidRDefault="00753146" w:rsidP="00753146">
      <w:pPr>
        <w:spacing w:after="240" w:line="240" w:lineRule="auto"/>
        <w:jc w:val="left"/>
        <w:rPr>
          <w:rFonts w:ascii="Times New Roman" w:eastAsia="Times New Roman" w:hAnsi="Times New Roman" w:cs="Times New Roman"/>
          <w:sz w:val="24"/>
          <w:szCs w:val="24"/>
        </w:rPr>
      </w:pPr>
      <w:r w:rsidRPr="00D15710">
        <w:rPr>
          <w:rFonts w:eastAsia="Times New Roman" w:cs="Arial"/>
          <w:b/>
          <w:bCs/>
          <w:color w:val="000000"/>
          <w:sz w:val="28"/>
          <w:szCs w:val="28"/>
        </w:rPr>
        <w:t>Question 1</w:t>
      </w:r>
    </w:p>
    <w:p w14:paraId="342B8F35" w14:textId="68092053" w:rsidR="00753146" w:rsidRPr="00D15710" w:rsidRDefault="00753146" w:rsidP="00753146">
      <w:pPr>
        <w:rPr>
          <w:rFonts w:ascii="Times New Roman" w:hAnsi="Times New Roman" w:cs="Times New Roman"/>
          <w:sz w:val="24"/>
          <w:szCs w:val="24"/>
        </w:rPr>
      </w:pPr>
      <w:r w:rsidRPr="00D15710">
        <w:t>Consider a working environment. It could be your</w:t>
      </w:r>
      <w:r w:rsidR="00D15710" w:rsidRPr="00D15710">
        <w:t xml:space="preserve"> </w:t>
      </w:r>
      <w:r w:rsidRPr="00D15710">
        <w:t xml:space="preserve">current organization, an organization where you have previously worked, or a fictional organization. Think about the role of technology in the organization and how it assists managers and other employees with efficiency and productivity. </w:t>
      </w:r>
    </w:p>
    <w:p w14:paraId="0621A705" w14:textId="252426D6" w:rsidR="00753146" w:rsidRPr="00D15710" w:rsidRDefault="00753146" w:rsidP="00753146">
      <w:pPr>
        <w:rPr>
          <w:rFonts w:ascii="Times New Roman" w:hAnsi="Times New Roman" w:cs="Times New Roman"/>
          <w:sz w:val="24"/>
          <w:szCs w:val="24"/>
        </w:rPr>
      </w:pPr>
      <w:r w:rsidRPr="00D15710">
        <w:t>Now, think about the strategies the organization is currently pursuing. Does the organization rely on cost leadership, differentiation, or focus? How might AI technologies contribute to (or be inconsistent with) these strategies? Which strategy would you choose to emphasize in your chosen organization? How could AI potentially fit in with the strategy you have chosen? Are you able to use any of these three strategies to innovate in ways that may bring new value to the organization?</w:t>
      </w:r>
    </w:p>
    <w:p w14:paraId="54111839" w14:textId="0A5C4739" w:rsidR="00753146" w:rsidRDefault="00753146" w:rsidP="00753146">
      <w:r w:rsidRPr="00D15710">
        <w:t xml:space="preserve">Using the questions above to guide your thinking, write a report of between </w:t>
      </w:r>
      <w:r w:rsidRPr="00D15710">
        <w:rPr>
          <w:b/>
          <w:bCs/>
        </w:rPr>
        <w:t>300 and</w:t>
      </w:r>
      <w:r w:rsidRPr="00D15710">
        <w:t xml:space="preserve"> </w:t>
      </w:r>
      <w:r w:rsidRPr="00D15710">
        <w:rPr>
          <w:b/>
          <w:bCs/>
        </w:rPr>
        <w:t>500 words</w:t>
      </w:r>
      <w:r w:rsidRPr="00D15710">
        <w:t xml:space="preserve"> detailing the current state of your chosen organization. Your report should include a section detailing how AI</w:t>
      </w:r>
      <w:r w:rsidR="00D15710" w:rsidRPr="00D15710">
        <w:t xml:space="preserve"> (</w:t>
      </w:r>
      <w:r w:rsidRPr="00D15710">
        <w:t>or other technologies</w:t>
      </w:r>
      <w:r w:rsidR="00D15710" w:rsidRPr="00D15710">
        <w:t>)</w:t>
      </w:r>
      <w:r w:rsidRPr="00D15710">
        <w:t xml:space="preserve"> </w:t>
      </w:r>
      <w:r w:rsidR="00D15710" w:rsidRPr="00D15710">
        <w:t>is</w:t>
      </w:r>
      <w:r w:rsidRPr="00D15710">
        <w:t xml:space="preserve"> currently being deployed in the organization, as well as a section that outlines the organization’s strategies.</w:t>
      </w:r>
      <w:r w:rsidRPr="00D15710">
        <w:rPr>
          <w:rFonts w:ascii="Times New Roman" w:hAnsi="Times New Roman" w:cs="Times New Roman"/>
          <w:sz w:val="24"/>
          <w:szCs w:val="24"/>
        </w:rPr>
        <w:t xml:space="preserve"> </w:t>
      </w:r>
      <w:r w:rsidRPr="00D15710">
        <w:t>Ensure that your writing is coherent and clear.</w:t>
      </w:r>
    </w:p>
    <w:p w14:paraId="4BD23E46" w14:textId="2FCAD82C" w:rsidR="0020214B" w:rsidRDefault="0020214B" w:rsidP="00753146"/>
    <w:p w14:paraId="599D403F" w14:textId="77777777" w:rsidR="003C2684" w:rsidRDefault="003C2684" w:rsidP="003C2684">
      <w:pPr>
        <w:pStyle w:val="Textbox"/>
      </w:pPr>
      <w:r w:rsidRPr="003C2684">
        <w:lastRenderedPageBreak/>
        <w:t>Review guidelines</w:t>
      </w:r>
      <w:r>
        <w:t>:</w:t>
      </w:r>
    </w:p>
    <w:p w14:paraId="43A56E23" w14:textId="52155ECC" w:rsidR="0020214B" w:rsidRPr="003C2684" w:rsidRDefault="0020214B" w:rsidP="003C2684">
      <w:pPr>
        <w:pStyle w:val="Textbox"/>
        <w:rPr>
          <w:b w:val="0"/>
        </w:rPr>
      </w:pPr>
      <w:r w:rsidRPr="003C2684">
        <w:rPr>
          <w:b w:val="0"/>
        </w:rPr>
        <w:t xml:space="preserve">Your assignment will be reviewed according to </w:t>
      </w:r>
      <w:r w:rsidR="00B15BA4" w:rsidRPr="003C2684">
        <w:rPr>
          <w:b w:val="0"/>
        </w:rPr>
        <w:t xml:space="preserve">your insight into how technologies are currently being used in an organization, </w:t>
      </w:r>
      <w:r w:rsidR="002E005A">
        <w:rPr>
          <w:b w:val="0"/>
        </w:rPr>
        <w:t>your</w:t>
      </w:r>
      <w:r w:rsidR="00B15BA4" w:rsidRPr="003C2684">
        <w:rPr>
          <w:b w:val="0"/>
        </w:rPr>
        <w:t xml:space="preserve"> reflection on an organization’s current strategies</w:t>
      </w:r>
      <w:r w:rsidRPr="003C2684">
        <w:rPr>
          <w:b w:val="0"/>
        </w:rPr>
        <w:t>,</w:t>
      </w:r>
      <w:r w:rsidR="00B15BA4" w:rsidRPr="003C2684">
        <w:rPr>
          <w:b w:val="0"/>
        </w:rPr>
        <w:t xml:space="preserve"> </w:t>
      </w:r>
      <w:r w:rsidRPr="003C2684">
        <w:rPr>
          <w:b w:val="0"/>
        </w:rPr>
        <w:t>and</w:t>
      </w:r>
      <w:r w:rsidR="002E005A">
        <w:rPr>
          <w:b w:val="0"/>
        </w:rPr>
        <w:t xml:space="preserve"> the</w:t>
      </w:r>
      <w:r w:rsidRPr="003C2684">
        <w:rPr>
          <w:b w:val="0"/>
        </w:rPr>
        <w:t xml:space="preserve"> organization of </w:t>
      </w:r>
      <w:r w:rsidR="002E005A">
        <w:rPr>
          <w:b w:val="0"/>
        </w:rPr>
        <w:t xml:space="preserve">your </w:t>
      </w:r>
      <w:r w:rsidRPr="003C2684">
        <w:rPr>
          <w:b w:val="0"/>
        </w:rPr>
        <w:t xml:space="preserve">writing. View the detailed rubric </w:t>
      </w:r>
      <w:r w:rsidR="00EE5583">
        <w:rPr>
          <w:b w:val="0"/>
        </w:rPr>
        <w:t>on the online campus.</w:t>
      </w:r>
    </w:p>
    <w:p w14:paraId="2750339E" w14:textId="77777777" w:rsidR="00753146" w:rsidDel="00BD4E3B" w:rsidRDefault="00753146">
      <w:pPr>
        <w:rPr>
          <w:del w:id="0" w:author="BATJARGAL Tuguldur" w:date="2017-11-13T21:23:00Z"/>
        </w:rPr>
      </w:pPr>
      <w:r w:rsidRPr="00D15710">
        <w:t>Start writing here:</w:t>
      </w:r>
    </w:p>
    <w:p w14:paraId="31A92268" w14:textId="77777777" w:rsidR="003B1738" w:rsidRDefault="003B1738" w:rsidP="00753146">
      <w:pPr>
        <w:rPr>
          <w:ins w:id="1" w:author="BATJARGAL Tuguldur" w:date="2017-11-14T17:11:00Z"/>
        </w:rPr>
      </w:pPr>
    </w:p>
    <w:p w14:paraId="0CFAEB05" w14:textId="77777777" w:rsidR="00BD4E3B" w:rsidRDefault="00BD4E3B" w:rsidP="00753146">
      <w:pPr>
        <w:rPr>
          <w:ins w:id="2" w:author="BATJARGAL Tuguldur" w:date="2017-11-13T21:23:00Z"/>
        </w:rPr>
      </w:pPr>
      <w:bookmarkStart w:id="3" w:name="_GoBack"/>
      <w:bookmarkEnd w:id="3"/>
    </w:p>
    <w:p w14:paraId="4099B371" w14:textId="31CDB3FA" w:rsidR="003B1738" w:rsidRPr="00D15710" w:rsidRDefault="003B1738" w:rsidP="00753146">
      <w:pPr>
        <w:rPr>
          <w:ins w:id="4" w:author="BATJARGAL Tuguldur" w:date="2017-11-13T21:23:00Z"/>
          <w:rFonts w:ascii="Times New Roman" w:hAnsi="Times New Roman" w:cs="Times New Roman"/>
          <w:sz w:val="24"/>
          <w:szCs w:val="24"/>
        </w:rPr>
      </w:pPr>
      <w:ins w:id="5" w:author="BATJARGAL Tuguldur" w:date="2017-11-13T21:23:00Z">
        <w:r>
          <w:t>I am currently working in a financial service industry</w:t>
        </w:r>
      </w:ins>
      <w:ins w:id="6" w:author="BATJARGAL Tuguldur" w:date="2017-11-13T21:24:00Z">
        <w:r>
          <w:t>. Much like other organization</w:t>
        </w:r>
      </w:ins>
      <w:ins w:id="7" w:author="BATJARGAL Tuguldur" w:date="2017-11-13T21:25:00Z">
        <w:r>
          <w:t>s</w:t>
        </w:r>
      </w:ins>
      <w:ins w:id="8" w:author="BATJARGAL Tuguldur" w:date="2017-11-13T21:24:00Z">
        <w:r>
          <w:t xml:space="preserve"> in our field, we </w:t>
        </w:r>
      </w:ins>
      <w:ins w:id="9" w:author="BATJARGAL Tuguldur" w:date="2017-11-13T21:25:00Z">
        <w:r>
          <w:t>were</w:t>
        </w:r>
      </w:ins>
      <w:ins w:id="10" w:author="BATJARGAL Tuguldur" w:date="2017-11-13T21:24:00Z">
        <w:r>
          <w:t xml:space="preserve"> slow to change.</w:t>
        </w:r>
      </w:ins>
      <w:ins w:id="11" w:author="BATJARGAL Tuguldur" w:date="2017-11-13T21:25:00Z">
        <w:r>
          <w:t xml:space="preserve"> Our technology was </w:t>
        </w:r>
      </w:ins>
      <w:ins w:id="12" w:author="BATJARGAL Tuguldur" w:date="2017-11-13T21:27:00Z">
        <w:r>
          <w:t>infected with</w:t>
        </w:r>
      </w:ins>
      <w:ins w:id="13" w:author="BATJARGAL Tuguldur" w:date="2017-11-13T21:25:00Z">
        <w:r>
          <w:t xml:space="preserve"> out of date and legacy </w:t>
        </w:r>
      </w:ins>
      <w:ins w:id="14" w:author="BATJARGAL Tuguldur" w:date="2017-11-13T21:26:00Z">
        <w:r>
          <w:t>infrastructure.</w:t>
        </w:r>
      </w:ins>
      <w:ins w:id="15" w:author="BATJARGAL Tuguldur" w:date="2017-11-13T21:27:00Z">
        <w:r>
          <w:t xml:space="preserve"> However, we made a clear strategy to focus on being technology first</w:t>
        </w:r>
      </w:ins>
      <w:ins w:id="16" w:author="BATJARGAL Tuguldur" w:date="2017-11-13T21:28:00Z">
        <w:r>
          <w:t xml:space="preserve"> corporation. This strategy allowed us to invest heavily in new technology</w:t>
        </w:r>
      </w:ins>
      <w:ins w:id="17" w:author="BATJARGAL Tuguldur" w:date="2017-11-13T21:29:00Z">
        <w:r>
          <w:t xml:space="preserve"> and ideas. We made significant progress </w:t>
        </w:r>
      </w:ins>
      <w:ins w:id="18" w:author="BATJARGAL Tuguldur" w:date="2017-11-13T23:05:00Z">
        <w:r w:rsidR="001033A3">
          <w:t>in</w:t>
        </w:r>
      </w:ins>
      <w:ins w:id="19" w:author="BATJARGAL Tuguldur" w:date="2017-11-13T21:29:00Z">
        <w:r>
          <w:t xml:space="preserve"> updating our technology infrastructure and improving the resilience of our systems.</w:t>
        </w:r>
      </w:ins>
      <w:ins w:id="20" w:author="BATJARGAL Tuguldur" w:date="2017-11-13T21:32:00Z">
        <w:r>
          <w:t xml:space="preserve"> </w:t>
        </w:r>
      </w:ins>
    </w:p>
    <w:p w14:paraId="3D9F0807" w14:textId="77777777" w:rsidR="003B1738" w:rsidRDefault="003B1738">
      <w:pPr>
        <w:rPr>
          <w:ins w:id="21" w:author="BATJARGAL Tuguldur" w:date="2017-11-13T21:33:00Z"/>
        </w:rPr>
      </w:pPr>
    </w:p>
    <w:p w14:paraId="76573DA2" w14:textId="4D2FF32B" w:rsidR="009A6C4E" w:rsidRDefault="009A6C4E">
      <w:pPr>
        <w:rPr>
          <w:ins w:id="22" w:author="BATJARGAL Tuguldur" w:date="2017-11-13T21:59:00Z"/>
        </w:rPr>
      </w:pPr>
      <w:ins w:id="23" w:author="BATJARGAL Tuguldur" w:date="2017-11-13T21:33:00Z">
        <w:r>
          <w:t xml:space="preserve">As </w:t>
        </w:r>
      </w:ins>
      <w:ins w:id="24" w:author="BATJARGAL Tuguldur" w:date="2017-11-13T22:01:00Z">
        <w:r w:rsidR="002A6B79">
          <w:t>for</w:t>
        </w:r>
      </w:ins>
      <w:ins w:id="25" w:author="BATJARGAL Tuguldur" w:date="2017-11-13T21:33:00Z">
        <w:r>
          <w:t xml:space="preserve"> overall </w:t>
        </w:r>
      </w:ins>
      <w:ins w:id="26" w:author="BATJARGAL Tuguldur" w:date="2017-11-13T21:34:00Z">
        <w:r>
          <w:t>organizational</w:t>
        </w:r>
      </w:ins>
      <w:ins w:id="27" w:author="BATJARGAL Tuguldur" w:date="2017-11-13T21:33:00Z">
        <w:r>
          <w:t xml:space="preserve"> </w:t>
        </w:r>
      </w:ins>
      <w:ins w:id="28" w:author="BATJARGAL Tuguldur" w:date="2017-11-13T21:34:00Z">
        <w:r>
          <w:t xml:space="preserve">strategy, we are focused on providing best </w:t>
        </w:r>
      </w:ins>
      <w:ins w:id="29" w:author="BATJARGAL Tuguldur" w:date="2017-11-13T21:36:00Z">
        <w:r w:rsidR="00396D96">
          <w:t>customer</w:t>
        </w:r>
      </w:ins>
      <w:ins w:id="30" w:author="BATJARGAL Tuguldur" w:date="2017-11-13T21:35:00Z">
        <w:r w:rsidR="00396D96">
          <w:t xml:space="preserve"> service possible.</w:t>
        </w:r>
      </w:ins>
      <w:ins w:id="31" w:author="BATJARGAL Tuguldur" w:date="2017-11-13T21:36:00Z">
        <w:r w:rsidR="00396D96">
          <w:t xml:space="preserve"> </w:t>
        </w:r>
      </w:ins>
      <w:ins w:id="32" w:author="BATJARGAL Tuguldur" w:date="2017-11-13T23:05:00Z">
        <w:r w:rsidR="00B64DA7">
          <w:t xml:space="preserve">A </w:t>
        </w:r>
      </w:ins>
      <w:ins w:id="33" w:author="BATJARGAL Tuguldur" w:date="2017-11-13T21:41:00Z">
        <w:r w:rsidR="00B64DA7">
          <w:t>f</w:t>
        </w:r>
        <w:r w:rsidR="003B48FB">
          <w:t>uture</w:t>
        </w:r>
      </w:ins>
      <w:ins w:id="34" w:author="BATJARGAL Tuguldur" w:date="2017-11-13T21:38:00Z">
        <w:r w:rsidR="00E97967">
          <w:t xml:space="preserve"> threat from </w:t>
        </w:r>
      </w:ins>
      <w:proofErr w:type="spellStart"/>
      <w:ins w:id="35" w:author="BATJARGAL Tuguldur" w:date="2017-11-13T21:40:00Z">
        <w:r w:rsidR="003B48FB">
          <w:t>fintech</w:t>
        </w:r>
        <w:proofErr w:type="spellEnd"/>
        <w:r w:rsidR="003B48FB">
          <w:t xml:space="preserve"> </w:t>
        </w:r>
      </w:ins>
      <w:ins w:id="36" w:author="BATJARGAL Tuguldur" w:date="2017-11-13T21:51:00Z">
        <w:r w:rsidR="00A04EEB">
          <w:t>urged</w:t>
        </w:r>
      </w:ins>
      <w:ins w:id="37" w:author="BATJARGAL Tuguldur" w:date="2017-11-13T21:40:00Z">
        <w:r w:rsidR="003B48FB">
          <w:t xml:space="preserve"> us to reduce cost significantly by </w:t>
        </w:r>
      </w:ins>
      <w:ins w:id="38" w:author="BATJARGAL Tuguldur" w:date="2017-11-13T21:41:00Z">
        <w:r w:rsidR="003B48FB">
          <w:t xml:space="preserve">implementing </w:t>
        </w:r>
      </w:ins>
      <w:ins w:id="39" w:author="BATJARGAL Tuguldur" w:date="2017-11-13T21:43:00Z">
        <w:r w:rsidR="003B48FB">
          <w:t xml:space="preserve">new </w:t>
        </w:r>
      </w:ins>
      <w:ins w:id="40" w:author="BATJARGAL Tuguldur" w:date="2017-11-13T21:41:00Z">
        <w:r w:rsidR="003B48FB">
          <w:t>technologies (e.g. chat</w:t>
        </w:r>
      </w:ins>
      <w:ins w:id="41" w:author="BATJARGAL Tuguldur" w:date="2017-11-13T21:42:00Z">
        <w:r w:rsidR="003B48FB">
          <w:t>-</w:t>
        </w:r>
      </w:ins>
      <w:ins w:id="42" w:author="BATJARGAL Tuguldur" w:date="2017-11-13T21:41:00Z">
        <w:r w:rsidR="003B48FB">
          <w:t>bot</w:t>
        </w:r>
      </w:ins>
      <w:ins w:id="43" w:author="BATJARGAL Tuguldur" w:date="2017-11-13T21:42:00Z">
        <w:r w:rsidR="003B48FB">
          <w:t>s</w:t>
        </w:r>
      </w:ins>
      <w:ins w:id="44" w:author="BATJARGAL Tuguldur" w:date="2017-11-13T21:41:00Z">
        <w:r w:rsidR="003B48FB">
          <w:t xml:space="preserve"> and </w:t>
        </w:r>
      </w:ins>
      <w:ins w:id="45" w:author="BATJARGAL Tuguldur" w:date="2017-11-13T21:42:00Z">
        <w:r w:rsidR="003B48FB">
          <w:t>enterprise cloud).</w:t>
        </w:r>
      </w:ins>
      <w:ins w:id="46" w:author="BATJARGAL Tuguldur" w:date="2017-11-13T21:43:00Z">
        <w:r w:rsidR="003B48FB">
          <w:t xml:space="preserve"> This </w:t>
        </w:r>
      </w:ins>
      <w:ins w:id="47" w:author="BATJARGAL Tuguldur" w:date="2017-11-13T21:45:00Z">
        <w:r w:rsidR="0089706C">
          <w:t>cost</w:t>
        </w:r>
        <w:r w:rsidR="00B64DA7">
          <w:t>-</w:t>
        </w:r>
        <w:r w:rsidR="0089706C">
          <w:t xml:space="preserve">cutting strategy </w:t>
        </w:r>
      </w:ins>
      <w:ins w:id="48" w:author="BATJARGAL Tuguldur" w:date="2017-11-13T21:46:00Z">
        <w:r w:rsidR="0089706C">
          <w:t xml:space="preserve">triggered </w:t>
        </w:r>
      </w:ins>
      <w:ins w:id="49" w:author="BATJARGAL Tuguldur" w:date="2017-11-13T23:06:00Z">
        <w:r w:rsidR="00B64DA7">
          <w:t xml:space="preserve">a </w:t>
        </w:r>
      </w:ins>
      <w:ins w:id="50" w:author="BATJARGAL Tuguldur" w:date="2017-11-13T21:46:00Z">
        <w:r w:rsidR="0089706C">
          <w:t xml:space="preserve">corporate structural change from a global </w:t>
        </w:r>
      </w:ins>
      <w:ins w:id="51" w:author="BATJARGAL Tuguldur" w:date="2017-11-13T21:47:00Z">
        <w:r w:rsidR="0089706C">
          <w:t>corporation</w:t>
        </w:r>
      </w:ins>
      <w:ins w:id="52" w:author="BATJARGAL Tuguldur" w:date="2017-11-13T21:46:00Z">
        <w:r w:rsidR="0089706C">
          <w:t xml:space="preserve"> to a region focused organization.</w:t>
        </w:r>
      </w:ins>
      <w:ins w:id="53" w:author="BATJARGAL Tuguldur" w:date="2017-11-13T21:55:00Z">
        <w:r w:rsidR="00C64079">
          <w:t xml:space="preserve"> </w:t>
        </w:r>
      </w:ins>
      <w:ins w:id="54" w:author="BATJARGAL Tuguldur" w:date="2017-11-13T21:56:00Z">
        <w:r w:rsidR="002A6B79">
          <w:t>In terms of Michael Porter</w:t>
        </w:r>
      </w:ins>
      <w:ins w:id="55" w:author="BATJARGAL Tuguldur" w:date="2017-11-13T21:57:00Z">
        <w:r w:rsidR="002A6B79">
          <w:t xml:space="preserve">’s three generic strategies, we are differentiating us from our competitors by providing best customer and product service. In order to achieve this, we are cutting cost and focusing on </w:t>
        </w:r>
      </w:ins>
      <w:ins w:id="56" w:author="BATJARGAL Tuguldur" w:date="2017-11-13T23:06:00Z">
        <w:r w:rsidR="00802818">
          <w:t xml:space="preserve">a </w:t>
        </w:r>
      </w:ins>
      <w:ins w:id="57" w:author="BATJARGAL Tuguldur" w:date="2017-11-13T21:57:00Z">
        <w:r w:rsidR="002A6B79">
          <w:t>smaller global operation.</w:t>
        </w:r>
      </w:ins>
    </w:p>
    <w:p w14:paraId="5A5E04B5" w14:textId="77777777" w:rsidR="002A6B79" w:rsidRDefault="002A6B79">
      <w:pPr>
        <w:rPr>
          <w:ins w:id="58" w:author="BATJARGAL Tuguldur" w:date="2017-11-13T22:00:00Z"/>
        </w:rPr>
      </w:pPr>
    </w:p>
    <w:p w14:paraId="74431258" w14:textId="639103B9" w:rsidR="002A6B79" w:rsidRDefault="002A6B79">
      <w:pPr>
        <w:rPr>
          <w:ins w:id="59" w:author="BATJARGAL Tuguldur" w:date="2017-11-13T22:22:00Z"/>
        </w:rPr>
      </w:pPr>
      <w:ins w:id="60" w:author="BATJARGAL Tuguldur" w:date="2017-11-13T22:00:00Z">
        <w:r>
          <w:t xml:space="preserve">We can provide a better </w:t>
        </w:r>
      </w:ins>
      <w:ins w:id="61" w:author="BATJARGAL Tuguldur" w:date="2017-11-13T22:03:00Z">
        <w:r w:rsidR="00557B73">
          <w:t xml:space="preserve">price and </w:t>
        </w:r>
      </w:ins>
      <w:ins w:id="62" w:author="BATJARGAL Tuguldur" w:date="2017-11-13T22:00:00Z">
        <w:r>
          <w:t>product service by cutting</w:t>
        </w:r>
      </w:ins>
      <w:ins w:id="63" w:author="BATJARGAL Tuguldur" w:date="2017-11-13T22:04:00Z">
        <w:r w:rsidR="00557B73">
          <w:t xml:space="preserve"> operational</w:t>
        </w:r>
      </w:ins>
      <w:ins w:id="64" w:author="BATJARGAL Tuguldur" w:date="2017-11-13T22:00:00Z">
        <w:r>
          <w:t xml:space="preserve"> cost</w:t>
        </w:r>
      </w:ins>
      <w:ins w:id="65" w:author="BATJARGAL Tuguldur" w:date="2017-11-13T22:03:00Z">
        <w:r w:rsidR="00557B73">
          <w:t xml:space="preserve">. However, it will put too much constraint on </w:t>
        </w:r>
      </w:ins>
      <w:ins w:id="66" w:author="BATJARGAL Tuguldur" w:date="2017-11-13T22:04:00Z">
        <w:r w:rsidR="00557B73">
          <w:t>our operation which might reduce our ability to provide best customer service.</w:t>
        </w:r>
      </w:ins>
      <w:ins w:id="67" w:author="BATJARGAL Tuguldur" w:date="2017-11-13T22:05:00Z">
        <w:r w:rsidR="00557B73">
          <w:t xml:space="preserve"> </w:t>
        </w:r>
      </w:ins>
      <w:ins w:id="68" w:author="BATJARGAL Tuguldur" w:date="2017-11-13T22:10:00Z">
        <w:r w:rsidR="00C6465E">
          <w:t>To address</w:t>
        </w:r>
      </w:ins>
      <w:ins w:id="69" w:author="BATJARGAL Tuguldur" w:date="2017-11-13T22:07:00Z">
        <w:r w:rsidR="00152941">
          <w:t xml:space="preserve"> this problem, we have decided to use AI to reduce cost while providing better customer service.</w:t>
        </w:r>
      </w:ins>
      <w:ins w:id="70" w:author="BATJARGAL Tuguldur" w:date="2017-11-13T22:11:00Z">
        <w:r w:rsidR="00C6465E">
          <w:t xml:space="preserve"> Most popular example of AI in my organization is chat-bot powered by IMB’s Watson. </w:t>
        </w:r>
      </w:ins>
      <w:ins w:id="71" w:author="BATJARGAL Tuguldur" w:date="2017-11-13T22:14:00Z">
        <w:r w:rsidR="00C6465E">
          <w:t>The AI</w:t>
        </w:r>
      </w:ins>
      <w:ins w:id="72" w:author="BATJARGAL Tuguldur" w:date="2017-11-13T22:15:00Z">
        <w:r w:rsidR="00C6465E">
          <w:t xml:space="preserve"> is able</w:t>
        </w:r>
      </w:ins>
      <w:ins w:id="73" w:author="BATJARGAL Tuguldur" w:date="2017-11-13T22:14:00Z">
        <w:r w:rsidR="00C6465E">
          <w:t xml:space="preserve"> </w:t>
        </w:r>
      </w:ins>
      <w:ins w:id="74" w:author="BATJARGAL Tuguldur" w:date="2017-11-13T23:06:00Z">
        <w:r w:rsidR="00802818">
          <w:t xml:space="preserve">to </w:t>
        </w:r>
      </w:ins>
      <w:ins w:id="75" w:author="BATJARGAL Tuguldur" w:date="2017-11-13T22:15:00Z">
        <w:r w:rsidR="00C6465E">
          <w:t>understand and answer</w:t>
        </w:r>
      </w:ins>
      <w:ins w:id="76" w:author="BATJARGAL Tuguldur" w:date="2017-11-13T22:14:00Z">
        <w:r w:rsidR="00C6465E">
          <w:t xml:space="preserve"> simple questions by filtering through </w:t>
        </w:r>
      </w:ins>
      <w:ins w:id="77" w:author="BATJARGAL Tuguldur" w:date="2017-11-13T22:17:00Z">
        <w:r w:rsidR="0066045C">
          <w:t>vast</w:t>
        </w:r>
      </w:ins>
      <w:ins w:id="78" w:author="BATJARGAL Tuguldur" w:date="2017-11-13T22:14:00Z">
        <w:r w:rsidR="0066045C">
          <w:t xml:space="preserve"> amounts of data</w:t>
        </w:r>
        <w:r w:rsidR="00C6465E">
          <w:t xml:space="preserve">. </w:t>
        </w:r>
      </w:ins>
      <w:ins w:id="79" w:author="BATJARGAL Tuguldur" w:date="2017-11-13T22:22:00Z">
        <w:r w:rsidR="00CD0622">
          <w:t xml:space="preserve">If the AI unable to find the answer, it </w:t>
        </w:r>
      </w:ins>
      <w:ins w:id="80" w:author="BATJARGAL Tuguldur" w:date="2017-11-13T22:24:00Z">
        <w:r w:rsidR="004B625B">
          <w:t>passes</w:t>
        </w:r>
      </w:ins>
      <w:ins w:id="81" w:author="BATJARGAL Tuguldur" w:date="2017-11-13T22:23:00Z">
        <w:r w:rsidR="004B625B">
          <w:t xml:space="preserve"> the </w:t>
        </w:r>
      </w:ins>
      <w:ins w:id="82" w:author="BATJARGAL Tuguldur" w:date="2017-11-13T22:24:00Z">
        <w:r w:rsidR="00802818">
          <w:t>i</w:t>
        </w:r>
        <w:r w:rsidR="004B625B">
          <w:t>nquiry</w:t>
        </w:r>
        <w:r w:rsidR="00802818">
          <w:t xml:space="preserve"> on to a </w:t>
        </w:r>
      </w:ins>
      <w:ins w:id="83" w:author="BATJARGAL Tuguldur" w:date="2017-11-13T23:07:00Z">
        <w:r w:rsidR="00802818">
          <w:t>customer</w:t>
        </w:r>
      </w:ins>
      <w:ins w:id="84" w:author="BATJARGAL Tuguldur" w:date="2017-11-13T22:24:00Z">
        <w:r w:rsidR="004B625B">
          <w:t xml:space="preserve"> service agent who can answer more complex </w:t>
        </w:r>
      </w:ins>
      <w:ins w:id="85" w:author="BATJARGAL Tuguldur" w:date="2017-11-13T22:25:00Z">
        <w:r w:rsidR="004B625B">
          <w:t>questions. It</w:t>
        </w:r>
      </w:ins>
      <w:ins w:id="86" w:author="BATJARGAL Tuguldur" w:date="2017-11-13T22:12:00Z">
        <w:r w:rsidR="00C6465E">
          <w:t xml:space="preserve"> supports staff to help them answer customer queries more quickly and easily</w:t>
        </w:r>
      </w:ins>
      <w:ins w:id="87" w:author="BATJARGAL Tuguldur" w:date="2017-11-13T22:13:00Z">
        <w:r w:rsidR="00E471C7">
          <w:t xml:space="preserve"> by employing collective </w:t>
        </w:r>
      </w:ins>
      <w:ins w:id="88" w:author="BATJARGAL Tuguldur" w:date="2017-11-13T22:29:00Z">
        <w:r w:rsidR="00E471C7">
          <w:t>intelligence</w:t>
        </w:r>
      </w:ins>
      <w:ins w:id="89" w:author="BATJARGAL Tuguldur" w:date="2017-11-13T22:13:00Z">
        <w:r w:rsidR="00E471C7">
          <w:t xml:space="preserve"> </w:t>
        </w:r>
      </w:ins>
      <w:ins w:id="90" w:author="BATJARGAL Tuguldur" w:date="2017-11-13T22:29:00Z">
        <w:r w:rsidR="00E471C7">
          <w:t>of both AI and staff.</w:t>
        </w:r>
      </w:ins>
      <w:ins w:id="91" w:author="BATJARGAL Tuguldur" w:date="2017-11-13T22:35:00Z">
        <w:r w:rsidR="00F2601F">
          <w:t xml:space="preserve"> </w:t>
        </w:r>
      </w:ins>
      <w:ins w:id="92" w:author="BATJARGAL Tuguldur" w:date="2017-11-13T22:39:00Z">
        <w:r w:rsidR="00F426FA">
          <w:t xml:space="preserve">By employing an advanced AI chat-bot, our organization was able to reduce cost and improve customer service (by </w:t>
        </w:r>
      </w:ins>
      <w:ins w:id="93" w:author="BATJARGAL Tuguldur" w:date="2017-11-13T22:40:00Z">
        <w:r w:rsidR="00F426FA">
          <w:t xml:space="preserve">eliminating the need for costumer to wait for a human advisor to be </w:t>
        </w:r>
      </w:ins>
      <w:ins w:id="94" w:author="BATJARGAL Tuguldur" w:date="2017-11-13T22:41:00Z">
        <w:r w:rsidR="00802818">
          <w:t xml:space="preserve">free to answer </w:t>
        </w:r>
        <w:r w:rsidR="00F426FA">
          <w:t xml:space="preserve">simple </w:t>
        </w:r>
        <w:r w:rsidR="001D6112">
          <w:t>questions</w:t>
        </w:r>
        <w:r w:rsidR="00F426FA">
          <w:t>).</w:t>
        </w:r>
      </w:ins>
    </w:p>
    <w:p w14:paraId="0800C5B7" w14:textId="77777777" w:rsidR="00CD0622" w:rsidRDefault="00CD0622">
      <w:pPr>
        <w:rPr>
          <w:ins w:id="95" w:author="BATJARGAL Tuguldur" w:date="2017-11-13T22:42:00Z"/>
        </w:rPr>
      </w:pPr>
    </w:p>
    <w:p w14:paraId="34EAFC2D" w14:textId="4D48C851" w:rsidR="00640BEA" w:rsidRDefault="001D6112">
      <w:pPr>
        <w:rPr>
          <w:ins w:id="96" w:author="BATJARGAL Tuguldur" w:date="2017-11-13T22:55:00Z"/>
        </w:rPr>
      </w:pPr>
      <w:ins w:id="97" w:author="BATJARGAL Tuguldur" w:date="2017-11-13T22:42:00Z">
        <w:r>
          <w:t>AI as</w:t>
        </w:r>
        <w:r w:rsidR="006C2FC3">
          <w:t xml:space="preserve">sistant is easier to implement at the front end (customer facing) area because </w:t>
        </w:r>
      </w:ins>
      <w:ins w:id="98" w:author="BATJARGAL Tuguldur" w:date="2017-11-13T22:45:00Z">
        <w:r w:rsidR="006C2FC3">
          <w:t>information</w:t>
        </w:r>
      </w:ins>
      <w:ins w:id="99" w:author="BATJARGAL Tuguldur" w:date="2017-11-13T22:42:00Z">
        <w:r w:rsidR="006C2FC3">
          <w:t xml:space="preserve"> handled is already public.</w:t>
        </w:r>
      </w:ins>
      <w:ins w:id="100" w:author="BATJARGAL Tuguldur" w:date="2017-11-13T22:45:00Z">
        <w:r w:rsidR="006C2FC3">
          <w:t xml:space="preserve"> On the other hand, using AI in the back office is quite challenging due to the handling of customer information and business-sensitive data.</w:t>
        </w:r>
      </w:ins>
      <w:ins w:id="101" w:author="BATJARGAL Tuguldur" w:date="2017-11-13T22:47:00Z">
        <w:r w:rsidR="006C2FC3">
          <w:t xml:space="preserve"> </w:t>
        </w:r>
      </w:ins>
      <w:ins w:id="102" w:author="BATJARGAL Tuguldur" w:date="2017-11-13T22:52:00Z">
        <w:r w:rsidR="00E52448">
          <w:t xml:space="preserve">As AI gets better by training itself against mistake and amount of data available, it is </w:t>
        </w:r>
      </w:ins>
      <w:ins w:id="103" w:author="BATJARGAL Tuguldur" w:date="2017-11-13T22:53:00Z">
        <w:r w:rsidR="00E52448">
          <w:t>necessary</w:t>
        </w:r>
      </w:ins>
      <w:ins w:id="104" w:author="BATJARGAL Tuguldur" w:date="2017-11-13T22:52:00Z">
        <w:r w:rsidR="00E52448">
          <w:t xml:space="preserve"> to have access to </w:t>
        </w:r>
      </w:ins>
      <w:ins w:id="105" w:author="BATJARGAL Tuguldur" w:date="2017-11-13T22:53:00Z">
        <w:r w:rsidR="00E52448">
          <w:t>sensitive</w:t>
        </w:r>
      </w:ins>
      <w:ins w:id="106" w:author="BATJARGAL Tuguldur" w:date="2017-11-13T22:52:00Z">
        <w:r w:rsidR="00E52448">
          <w:t xml:space="preserve"> </w:t>
        </w:r>
      </w:ins>
      <w:ins w:id="107" w:author="BATJARGAL Tuguldur" w:date="2017-11-13T22:53:00Z">
        <w:r w:rsidR="00E52448">
          <w:t>information to be effective.</w:t>
        </w:r>
      </w:ins>
      <w:ins w:id="108" w:author="BATJARGAL Tuguldur" w:date="2017-11-13T22:57:00Z">
        <w:r w:rsidR="004E6A82">
          <w:t xml:space="preserve"> IBM and others are addressing </w:t>
        </w:r>
      </w:ins>
      <w:ins w:id="109" w:author="BATJARGAL Tuguldur" w:date="2017-11-13T23:07:00Z">
        <w:r w:rsidR="00802818">
          <w:t xml:space="preserve">the </w:t>
        </w:r>
      </w:ins>
      <w:ins w:id="110" w:author="BATJARGAL Tuguldur" w:date="2017-11-13T22:57:00Z">
        <w:r w:rsidR="004E6A82">
          <w:t xml:space="preserve">handling of </w:t>
        </w:r>
      </w:ins>
      <w:ins w:id="111" w:author="BATJARGAL Tuguldur" w:date="2017-11-13T22:58:00Z">
        <w:r w:rsidR="004E6A82">
          <w:t>sensitive</w:t>
        </w:r>
      </w:ins>
      <w:ins w:id="112" w:author="BATJARGAL Tuguldur" w:date="2017-11-13T22:57:00Z">
        <w:r w:rsidR="004E6A82">
          <w:t xml:space="preserve"> </w:t>
        </w:r>
      </w:ins>
      <w:ins w:id="113" w:author="BATJARGAL Tuguldur" w:date="2017-11-13T22:58:00Z">
        <w:r w:rsidR="004E6A82">
          <w:t xml:space="preserve">information through enterprise cloud (e.g. IBM cloud) where </w:t>
        </w:r>
      </w:ins>
      <w:ins w:id="114" w:author="BATJARGAL Tuguldur" w:date="2017-11-13T22:59:00Z">
        <w:r w:rsidR="004E6A82">
          <w:lastRenderedPageBreak/>
          <w:t>organizations</w:t>
        </w:r>
      </w:ins>
      <w:ins w:id="115" w:author="BATJARGAL Tuguldur" w:date="2017-11-13T22:58:00Z">
        <w:r w:rsidR="004E6A82">
          <w:t xml:space="preserve"> </w:t>
        </w:r>
      </w:ins>
      <w:ins w:id="116" w:author="BATJARGAL Tuguldur" w:date="2017-11-13T22:59:00Z">
        <w:r w:rsidR="004E6A82">
          <w:t>maintain</w:t>
        </w:r>
      </w:ins>
      <w:ins w:id="117" w:author="BATJARGAL Tuguldur" w:date="2017-11-13T22:58:00Z">
        <w:r w:rsidR="004E6A82">
          <w:t xml:space="preserve"> ownership of their data</w:t>
        </w:r>
      </w:ins>
      <w:ins w:id="118" w:author="BATJARGAL Tuguldur" w:date="2017-11-13T22:59:00Z">
        <w:r w:rsidR="004E6A82">
          <w:t xml:space="preserve">. However, </w:t>
        </w:r>
      </w:ins>
      <w:ins w:id="119" w:author="BATJARGAL Tuguldur" w:date="2017-11-13T23:00:00Z">
        <w:r w:rsidR="004E6A82">
          <w:t xml:space="preserve">regulators still insist storing and handling of some sensitive information in </w:t>
        </w:r>
      </w:ins>
      <w:ins w:id="120" w:author="BATJARGAL Tuguldur" w:date="2017-11-13T23:01:00Z">
        <w:r w:rsidR="004E6A82">
          <w:t>organization</w:t>
        </w:r>
      </w:ins>
      <w:ins w:id="121" w:author="BATJARGAL Tuguldur" w:date="2017-11-13T23:00:00Z">
        <w:r w:rsidR="004E6A82">
          <w:t xml:space="preserve"> </w:t>
        </w:r>
      </w:ins>
      <w:ins w:id="122" w:author="BATJARGAL Tuguldur" w:date="2017-11-13T23:01:00Z">
        <w:r w:rsidR="004E6A82">
          <w:t xml:space="preserve">own physical </w:t>
        </w:r>
      </w:ins>
      <w:ins w:id="123" w:author="BATJARGAL Tuguldur" w:date="2017-11-13T23:02:00Z">
        <w:r w:rsidR="004E6A82">
          <w:t>premises</w:t>
        </w:r>
      </w:ins>
      <w:ins w:id="124" w:author="BATJARGAL Tuguldur" w:date="2017-11-13T23:01:00Z">
        <w:r w:rsidR="004E6A82">
          <w:t>.</w:t>
        </w:r>
      </w:ins>
    </w:p>
    <w:p w14:paraId="641AB075" w14:textId="77777777" w:rsidR="00640BEA" w:rsidRDefault="00640BEA">
      <w:pPr>
        <w:rPr>
          <w:ins w:id="125" w:author="BATJARGAL Tuguldur" w:date="2017-11-13T22:55:00Z"/>
        </w:rPr>
      </w:pPr>
    </w:p>
    <w:p w14:paraId="0085BB29" w14:textId="07732D53" w:rsidR="001D6112" w:rsidRDefault="00E52448">
      <w:pPr>
        <w:rPr>
          <w:ins w:id="126" w:author="BATJARGAL Tuguldur" w:date="2017-11-13T22:52:00Z"/>
        </w:rPr>
      </w:pPr>
      <w:ins w:id="127" w:author="BATJARGAL Tuguldur" w:date="2017-11-13T22:53:00Z">
        <w:r>
          <w:t xml:space="preserve"> I</w:t>
        </w:r>
      </w:ins>
      <w:ins w:id="128" w:author="BATJARGAL Tuguldur" w:date="2017-11-13T22:47:00Z">
        <w:r w:rsidR="006C2FC3">
          <w:t xml:space="preserve"> believe true potential of AI is that it can assist our business </w:t>
        </w:r>
      </w:ins>
      <w:ins w:id="129" w:author="BATJARGAL Tuguldur" w:date="2017-11-13T22:48:00Z">
        <w:r w:rsidR="006C2FC3">
          <w:t xml:space="preserve">and technology </w:t>
        </w:r>
      </w:ins>
      <w:ins w:id="130" w:author="BATJARGAL Tuguldur" w:date="2017-11-13T22:47:00Z">
        <w:r w:rsidR="006C2FC3">
          <w:t>analyst</w:t>
        </w:r>
      </w:ins>
      <w:ins w:id="131" w:author="BATJARGAL Tuguldur" w:date="2017-11-13T22:48:00Z">
        <w:r w:rsidR="006C2FC3">
          <w:t xml:space="preserve"> to</w:t>
        </w:r>
      </w:ins>
      <w:ins w:id="132" w:author="BATJARGAL Tuguldur" w:date="2017-11-13T22:49:00Z">
        <w:r w:rsidR="006C2FC3">
          <w:t xml:space="preserve"> make correct decision by providing necessary information and tools.</w:t>
        </w:r>
      </w:ins>
      <w:ins w:id="133" w:author="BATJARGAL Tuguldur" w:date="2017-11-13T23:03:00Z">
        <w:r w:rsidR="004E6A82">
          <w:t xml:space="preserve"> There is a number of breakthroughs in a corporate cloud and AI services. Therefore, I believe it won’t be too long before business analyst utilizing their own AI assistant to perform and work more efficiently.</w:t>
        </w:r>
      </w:ins>
    </w:p>
    <w:p w14:paraId="1A517727" w14:textId="77777777" w:rsidR="00E52448" w:rsidRDefault="00E52448">
      <w:pPr>
        <w:rPr>
          <w:ins w:id="134" w:author="BATJARGAL Tuguldur" w:date="2017-11-13T22:52:00Z"/>
        </w:rPr>
      </w:pPr>
    </w:p>
    <w:p w14:paraId="4254C5F8" w14:textId="77777777" w:rsidR="00E52448" w:rsidRDefault="00E52448">
      <w:pPr>
        <w:rPr>
          <w:ins w:id="135" w:author="BATJARGAL Tuguldur" w:date="2017-11-13T22:22:00Z"/>
        </w:rPr>
      </w:pPr>
    </w:p>
    <w:p w14:paraId="20ADB860" w14:textId="77777777" w:rsidR="00CD0622" w:rsidRDefault="00CD0622">
      <w:pPr>
        <w:rPr>
          <w:ins w:id="136" w:author="BATJARGAL Tuguldur" w:date="2017-11-13T21:59:00Z"/>
        </w:rPr>
      </w:pPr>
    </w:p>
    <w:p w14:paraId="5A465528" w14:textId="77777777" w:rsidR="002A6B79" w:rsidRDefault="002A6B79">
      <w:pPr>
        <w:rPr>
          <w:ins w:id="137" w:author="BATJARGAL Tuguldur" w:date="2017-11-13T21:59:00Z"/>
        </w:rPr>
      </w:pPr>
    </w:p>
    <w:p w14:paraId="5F9B0CC9" w14:textId="77777777" w:rsidR="002A6B79" w:rsidRDefault="002A6B79">
      <w:pPr>
        <w:rPr>
          <w:ins w:id="138" w:author="BATJARGAL Tuguldur" w:date="2017-11-13T21:31:00Z"/>
        </w:rPr>
      </w:pPr>
    </w:p>
    <w:p w14:paraId="1903C864" w14:textId="77777777" w:rsidR="003B1738" w:rsidRPr="00D15710" w:rsidRDefault="003B1738"/>
    <w:p w14:paraId="037A120B" w14:textId="77777777" w:rsidR="00DF743C" w:rsidRPr="00D15710" w:rsidRDefault="00DF743C"/>
    <w:p w14:paraId="7D12E903" w14:textId="77777777" w:rsidR="00DF743C" w:rsidRPr="00D15710" w:rsidRDefault="00DF743C"/>
    <w:p w14:paraId="5982210F" w14:textId="77777777" w:rsidR="00DF743C" w:rsidRPr="00D15710" w:rsidRDefault="00DF743C"/>
    <w:p w14:paraId="703B17C9" w14:textId="77777777" w:rsidR="00DF743C" w:rsidRPr="00D15710" w:rsidRDefault="00DF743C"/>
    <w:p w14:paraId="260C63F8" w14:textId="77777777" w:rsidR="00DF743C" w:rsidRPr="00D15710" w:rsidRDefault="00DF743C"/>
    <w:sectPr w:rsidR="00DF743C" w:rsidRPr="00D15710"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B045E6" w14:textId="77777777" w:rsidR="00340892" w:rsidRDefault="00340892" w:rsidP="00DF743C">
      <w:pPr>
        <w:spacing w:after="0" w:line="240" w:lineRule="auto"/>
      </w:pPr>
      <w:r>
        <w:separator/>
      </w:r>
    </w:p>
  </w:endnote>
  <w:endnote w:type="continuationSeparator" w:id="0">
    <w:p w14:paraId="6AD01D40" w14:textId="77777777" w:rsidR="00340892" w:rsidRDefault="00340892"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Grande">
    <w:altName w:val="Lucida Grande"/>
    <w:charset w:val="00"/>
    <w:family w:val="auto"/>
    <w:pitch w:val="variable"/>
    <w:sig w:usb0="E1000AEF" w:usb1="5000A1FF" w:usb2="00000000" w:usb3="00000000" w:csb0="000001BF" w:csb1="00000000"/>
  </w:font>
  <w:font w:name="Segoe UI">
    <w:altName w:val="Calibri"/>
    <w:charset w:val="00"/>
    <w:family w:val="swiss"/>
    <w:pitch w:val="variable"/>
    <w:sig w:usb0="E4002EFF" w:usb1="C000E47F"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EF71AE" w14:textId="7777777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48B0F42"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lang w:val="en-GB" w:eastAsia="en-GB"/>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5F178516"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BD4E3B">
      <w:rPr>
        <w:rFonts w:eastAsia="MS Mincho" w:cs="Arial"/>
        <w:noProof/>
        <w:color w:val="808080"/>
        <w:sz w:val="15"/>
        <w:szCs w:val="15"/>
      </w:rPr>
      <w:t>4</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BD4E3B">
      <w:rPr>
        <w:rFonts w:eastAsia="MS Mincho" w:cs="Arial"/>
        <w:noProof/>
        <w:color w:val="808080"/>
        <w:sz w:val="15"/>
        <w:szCs w:val="15"/>
      </w:rPr>
      <w:t>5</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FA567" w14:textId="77777777" w:rsidR="00340892" w:rsidRDefault="00340892" w:rsidP="00DF743C">
      <w:pPr>
        <w:spacing w:after="0" w:line="240" w:lineRule="auto"/>
      </w:pPr>
      <w:r>
        <w:separator/>
      </w:r>
    </w:p>
  </w:footnote>
  <w:footnote w:type="continuationSeparator" w:id="0">
    <w:p w14:paraId="34178EB1" w14:textId="77777777" w:rsidR="00340892" w:rsidRDefault="00340892" w:rsidP="00DF743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7AE3A8" w14:textId="77777777" w:rsidR="00DF743C" w:rsidRDefault="00340892">
    <w:pPr>
      <w:pStyle w:val="Header"/>
    </w:pPr>
    <w:r>
      <w:rPr>
        <w:noProof/>
      </w:rPr>
      <w:pict w14:anchorId="3F915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139" w:name="_Hlk492394215"/>
    <w:r w:rsidRPr="00DF743C">
      <w:rPr>
        <w:rFonts w:eastAsia="Calibri" w:cs="Times New Roman"/>
        <w:noProof/>
        <w:sz w:val="10"/>
        <w:szCs w:val="10"/>
        <w:lang w:val="en-GB" w:eastAsia="en-GB"/>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lang w:val="en-GB" w:eastAsia="en-GB"/>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07ADF" id="_x0000_t202" coordsize="21600,21600" o:spt="202" path="m0,0l0,21600,21600,21600,2160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lang w:val="en-GB" w:eastAsia="en-GB"/>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1573AC7"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" strokecolor="#d9d9d9">
              <v:stroke endcap="round"/>
            </v:line>
          </w:pict>
        </mc:Fallback>
      </mc:AlternateContent>
    </w:r>
    <w:r w:rsidR="00DF743C" w:rsidRPr="00DF743C">
      <w:rPr>
        <w:rFonts w:eastAsia="Calibri" w:cs="Times New Roman"/>
        <w:noProof/>
        <w:vertAlign w:val="subscript"/>
        <w:lang w:val="en-GB" w:eastAsia="en-GB"/>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6A37AC"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" strokecolor="#d9d9d9" strokeweight=".5pt">
              <v:stroke endcap="round"/>
              <w10:wrap anchorx="margin"/>
            </v:line>
          </w:pict>
        </mc:Fallback>
      </mc:AlternateContent>
    </w:r>
  </w:p>
  <w:bookmarkEnd w:id="139"/>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D79752" w14:textId="77777777" w:rsidR="00DF743C" w:rsidRDefault="00340892">
    <w:pPr>
      <w:pStyle w:val="Header"/>
    </w:pPr>
    <w:r>
      <w:rPr>
        <w:noProof/>
      </w:rPr>
      <w:pict w14:anchorId="19A6C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5AF52003"/>
    <w:multiLevelType w:val="hybridMultilevel"/>
    <w:tmpl w:val="B3BE0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TJARGAL Tuguldur">
    <w15:presenceInfo w15:providerId="None" w15:userId="BATJARGAL Tuguld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spelling="clean" w:grammar="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C"/>
    <w:rsid w:val="000250B4"/>
    <w:rsid w:val="00067821"/>
    <w:rsid w:val="00095D68"/>
    <w:rsid w:val="000D44C0"/>
    <w:rsid w:val="00100151"/>
    <w:rsid w:val="001033A3"/>
    <w:rsid w:val="00121DD2"/>
    <w:rsid w:val="00152941"/>
    <w:rsid w:val="00165708"/>
    <w:rsid w:val="001D6112"/>
    <w:rsid w:val="0020214B"/>
    <w:rsid w:val="00227132"/>
    <w:rsid w:val="00227EC3"/>
    <w:rsid w:val="0026494C"/>
    <w:rsid w:val="00275A4F"/>
    <w:rsid w:val="002A6B79"/>
    <w:rsid w:val="002E005A"/>
    <w:rsid w:val="00326ED2"/>
    <w:rsid w:val="0033310F"/>
    <w:rsid w:val="00340892"/>
    <w:rsid w:val="00362D25"/>
    <w:rsid w:val="00374D01"/>
    <w:rsid w:val="00377081"/>
    <w:rsid w:val="00396D96"/>
    <w:rsid w:val="003B1738"/>
    <w:rsid w:val="003B48FB"/>
    <w:rsid w:val="003C2684"/>
    <w:rsid w:val="003E0C06"/>
    <w:rsid w:val="004443D4"/>
    <w:rsid w:val="004B52C9"/>
    <w:rsid w:val="004B625B"/>
    <w:rsid w:val="004E6A82"/>
    <w:rsid w:val="005103EC"/>
    <w:rsid w:val="005224B2"/>
    <w:rsid w:val="00557B73"/>
    <w:rsid w:val="005D261C"/>
    <w:rsid w:val="006162D2"/>
    <w:rsid w:val="00635BA5"/>
    <w:rsid w:val="00640BEA"/>
    <w:rsid w:val="0066045C"/>
    <w:rsid w:val="006A64BE"/>
    <w:rsid w:val="006C2FC3"/>
    <w:rsid w:val="006C359D"/>
    <w:rsid w:val="006C5181"/>
    <w:rsid w:val="00753146"/>
    <w:rsid w:val="00802818"/>
    <w:rsid w:val="0082759F"/>
    <w:rsid w:val="008535DD"/>
    <w:rsid w:val="0089706C"/>
    <w:rsid w:val="00983F1E"/>
    <w:rsid w:val="009A6C4E"/>
    <w:rsid w:val="00A04EEB"/>
    <w:rsid w:val="00AB3DF6"/>
    <w:rsid w:val="00B15BA4"/>
    <w:rsid w:val="00B26AA3"/>
    <w:rsid w:val="00B61064"/>
    <w:rsid w:val="00B64DA7"/>
    <w:rsid w:val="00B94968"/>
    <w:rsid w:val="00BD4E3B"/>
    <w:rsid w:val="00C25AF4"/>
    <w:rsid w:val="00C41BA4"/>
    <w:rsid w:val="00C43910"/>
    <w:rsid w:val="00C45EEA"/>
    <w:rsid w:val="00C64079"/>
    <w:rsid w:val="00C6465E"/>
    <w:rsid w:val="00C70775"/>
    <w:rsid w:val="00CD0622"/>
    <w:rsid w:val="00CF7DFE"/>
    <w:rsid w:val="00D15710"/>
    <w:rsid w:val="00D26766"/>
    <w:rsid w:val="00D67B5A"/>
    <w:rsid w:val="00D87B0A"/>
    <w:rsid w:val="00DB2070"/>
    <w:rsid w:val="00DC66A1"/>
    <w:rsid w:val="00DE6E15"/>
    <w:rsid w:val="00DF743C"/>
    <w:rsid w:val="00E03D0C"/>
    <w:rsid w:val="00E471C7"/>
    <w:rsid w:val="00E52448"/>
    <w:rsid w:val="00E97967"/>
    <w:rsid w:val="00EB7156"/>
    <w:rsid w:val="00EE5583"/>
    <w:rsid w:val="00F2601F"/>
    <w:rsid w:val="00F320E3"/>
    <w:rsid w:val="00F426FA"/>
    <w:rsid w:val="00F51098"/>
    <w:rsid w:val="00F62038"/>
    <w:rsid w:val="00F92DC8"/>
    <w:rsid w:val="00F96407"/>
    <w:rsid w:val="00FA1A60"/>
    <w:rsid w:val="00FC4F4E"/>
    <w:rsid w:val="00FF4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3E72E306-E36A-46D1-BBE6-38818D3F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semiHidden/>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987049686">
      <w:bodyDiv w:val="1"/>
      <w:marLeft w:val="0"/>
      <w:marRight w:val="0"/>
      <w:marTop w:val="0"/>
      <w:marBottom w:val="0"/>
      <w:divBdr>
        <w:top w:val="none" w:sz="0" w:space="0" w:color="auto"/>
        <w:left w:val="none" w:sz="0" w:space="0" w:color="auto"/>
        <w:bottom w:val="none" w:sz="0" w:space="0" w:color="auto"/>
        <w:right w:val="none" w:sz="0" w:space="0" w:color="auto"/>
      </w:divBdr>
    </w:div>
    <w:div w:id="180322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F2FAC-7FBD-6141-BD7E-416549EF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Pages>
  <Words>1081</Words>
  <Characters>6166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BATJARGAL Tuguldur</cp:lastModifiedBy>
  <cp:revision>11</cp:revision>
  <dcterms:created xsi:type="dcterms:W3CDTF">2017-11-13T20:17:00Z</dcterms:created>
  <dcterms:modified xsi:type="dcterms:W3CDTF">2017-11-14T17:11:00Z</dcterms:modified>
</cp:coreProperties>
</file>